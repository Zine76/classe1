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375A" w:rsidRDefault="004B375A" w:rsidP="002F7CF8">
      <w:pPr>
        <w:autoSpaceDE w:val="0"/>
        <w:autoSpaceDN w:val="0"/>
        <w:adjustRightInd w:val="0"/>
        <w:spacing w:after="0" w:line="240" w:lineRule="auto"/>
        <w:jc w:val="right"/>
        <w:rPr>
          <w:rFonts w:ascii="Arial-Black" w:hAnsi="Arial-Black" w:cs="Arial-Black"/>
          <w:b/>
          <w:sz w:val="24"/>
          <w:szCs w:val="24"/>
          <w:u w:val="single"/>
          <w:lang w:eastAsia="fr-CA"/>
        </w:rPr>
      </w:pPr>
    </w:p>
    <w:p w:rsidR="0061288F" w:rsidRDefault="00062303" w:rsidP="002F7CF8">
      <w:pPr>
        <w:autoSpaceDE w:val="0"/>
        <w:autoSpaceDN w:val="0"/>
        <w:adjustRightInd w:val="0"/>
        <w:spacing w:after="0" w:line="240" w:lineRule="auto"/>
        <w:jc w:val="right"/>
        <w:rPr>
          <w:rFonts w:ascii="Arial-Black" w:hAnsi="Arial-Black" w:cs="Arial-Black"/>
          <w:sz w:val="24"/>
          <w:szCs w:val="24"/>
          <w:lang w:eastAsia="fr-CA"/>
        </w:rPr>
      </w:pPr>
      <w:r>
        <w:rPr>
          <w:noProof/>
          <w:lang w:eastAsia="fr-CA"/>
        </w:rPr>
        <w:drawing>
          <wp:anchor distT="0" distB="0" distL="114300" distR="114300" simplePos="0" relativeHeight="251657728" behindDoc="1" locked="0" layoutInCell="1" allowOverlap="1">
            <wp:simplePos x="0" y="0"/>
            <wp:positionH relativeFrom="column">
              <wp:posOffset>0</wp:posOffset>
            </wp:positionH>
            <wp:positionV relativeFrom="paragraph">
              <wp:posOffset>0</wp:posOffset>
            </wp:positionV>
            <wp:extent cx="1809750" cy="685800"/>
            <wp:effectExtent l="19050" t="0" r="0" b="0"/>
            <wp:wrapNone/>
            <wp:docPr id="2" name="Image 2" descr="logo_uq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uqam"/>
                    <pic:cNvPicPr>
                      <a:picLocks noChangeAspect="1" noChangeArrowheads="1"/>
                    </pic:cNvPicPr>
                  </pic:nvPicPr>
                  <pic:blipFill>
                    <a:blip r:embed="rId7" cstate="print"/>
                    <a:srcRect/>
                    <a:stretch>
                      <a:fillRect/>
                    </a:stretch>
                  </pic:blipFill>
                  <pic:spPr bwMode="auto">
                    <a:xfrm>
                      <a:off x="0" y="0"/>
                      <a:ext cx="1809750" cy="685800"/>
                    </a:xfrm>
                    <a:prstGeom prst="rect">
                      <a:avLst/>
                    </a:prstGeom>
                    <a:noFill/>
                  </pic:spPr>
                </pic:pic>
              </a:graphicData>
            </a:graphic>
          </wp:anchor>
        </w:drawing>
      </w:r>
    </w:p>
    <w:p w:rsidR="002F7CF8" w:rsidRDefault="002F7CF8" w:rsidP="002F7CF8">
      <w:pPr>
        <w:autoSpaceDE w:val="0"/>
        <w:autoSpaceDN w:val="0"/>
        <w:adjustRightInd w:val="0"/>
        <w:spacing w:after="0" w:line="240" w:lineRule="auto"/>
        <w:jc w:val="right"/>
        <w:rPr>
          <w:rFonts w:ascii="Arial-Black" w:hAnsi="Arial-Black" w:cs="Arial-Black"/>
          <w:sz w:val="24"/>
          <w:szCs w:val="24"/>
          <w:lang w:eastAsia="fr-CA"/>
        </w:rPr>
      </w:pPr>
    </w:p>
    <w:p w:rsidR="002F7CF8" w:rsidRPr="002F7CF8" w:rsidRDefault="002F7CF8" w:rsidP="002F7CF8">
      <w:pPr>
        <w:autoSpaceDE w:val="0"/>
        <w:autoSpaceDN w:val="0"/>
        <w:adjustRightInd w:val="0"/>
        <w:spacing w:after="0" w:line="240" w:lineRule="auto"/>
        <w:jc w:val="right"/>
        <w:rPr>
          <w:rFonts w:ascii="Arial-Black" w:hAnsi="Arial-Black" w:cs="Arial-Black"/>
          <w:sz w:val="20"/>
          <w:szCs w:val="20"/>
          <w:lang w:eastAsia="fr-CA"/>
        </w:rPr>
      </w:pPr>
    </w:p>
    <w:p w:rsidR="002F7CF8" w:rsidRPr="002F7CF8" w:rsidRDefault="002F7CF8" w:rsidP="002F7CF8">
      <w:pPr>
        <w:autoSpaceDE w:val="0"/>
        <w:autoSpaceDN w:val="0"/>
        <w:adjustRightInd w:val="0"/>
        <w:spacing w:after="0" w:line="240" w:lineRule="auto"/>
        <w:rPr>
          <w:rFonts w:ascii="Arial-Black" w:hAnsi="Arial-Black" w:cs="Arial-Black"/>
          <w:b/>
          <w:sz w:val="20"/>
          <w:szCs w:val="20"/>
          <w:lang w:eastAsia="fr-CA"/>
        </w:rPr>
      </w:pPr>
      <w:r w:rsidRPr="002F7CF8">
        <w:rPr>
          <w:rFonts w:ascii="Arial-Black" w:hAnsi="Arial-Black" w:cs="Arial-Black"/>
          <w:b/>
          <w:sz w:val="20"/>
          <w:szCs w:val="20"/>
          <w:lang w:eastAsia="fr-CA"/>
        </w:rPr>
        <w:t>Université du Québec à Montréal</w:t>
      </w:r>
    </w:p>
    <w:p w:rsidR="002F7CF8" w:rsidRPr="002F7CF8" w:rsidRDefault="002F7CF8" w:rsidP="002F7CF8">
      <w:pPr>
        <w:autoSpaceDE w:val="0"/>
        <w:autoSpaceDN w:val="0"/>
        <w:adjustRightInd w:val="0"/>
        <w:spacing w:after="0" w:line="240" w:lineRule="auto"/>
        <w:rPr>
          <w:rFonts w:ascii="Arial-Black" w:hAnsi="Arial-Black" w:cs="Arial-Black"/>
          <w:b/>
          <w:sz w:val="20"/>
          <w:szCs w:val="20"/>
          <w:lang w:eastAsia="fr-CA"/>
        </w:rPr>
      </w:pPr>
      <w:r w:rsidRPr="002F7CF8">
        <w:rPr>
          <w:rFonts w:ascii="Arial-Black" w:hAnsi="Arial-Black" w:cs="Arial-Black"/>
          <w:b/>
          <w:sz w:val="20"/>
          <w:szCs w:val="20"/>
          <w:lang w:eastAsia="fr-CA"/>
        </w:rPr>
        <w:t>Service des ressources humaines</w:t>
      </w:r>
    </w:p>
    <w:p w:rsidR="002F7CF8" w:rsidRDefault="002F7CF8" w:rsidP="002F7CF8">
      <w:pPr>
        <w:autoSpaceDE w:val="0"/>
        <w:autoSpaceDN w:val="0"/>
        <w:adjustRightInd w:val="0"/>
        <w:spacing w:after="0" w:line="240" w:lineRule="auto"/>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rPr>
          <w:rFonts w:ascii="Arial-Black" w:hAnsi="Arial-Black" w:cs="Arial-Black"/>
          <w:sz w:val="24"/>
          <w:szCs w:val="24"/>
          <w:lang w:eastAsia="fr-CA"/>
        </w:rPr>
      </w:pPr>
      <w:r>
        <w:rPr>
          <w:rFonts w:ascii="Arial-Black" w:hAnsi="Arial-Black" w:cs="Arial-Black"/>
          <w:sz w:val="24"/>
          <w:szCs w:val="24"/>
          <w:lang w:eastAsia="fr-CA"/>
        </w:rPr>
        <w:t xml:space="preserve"> </w:t>
      </w:r>
    </w:p>
    <w:p w:rsidR="002F7CF8" w:rsidRDefault="002F7CF8" w:rsidP="002F7CF8">
      <w:pPr>
        <w:autoSpaceDE w:val="0"/>
        <w:autoSpaceDN w:val="0"/>
        <w:adjustRightInd w:val="0"/>
        <w:spacing w:after="0" w:line="240" w:lineRule="auto"/>
        <w:jc w:val="center"/>
        <w:rPr>
          <w:rFonts w:ascii="Arial-Black" w:hAnsi="Arial-Black" w:cs="Arial-Black"/>
          <w:sz w:val="24"/>
          <w:szCs w:val="24"/>
          <w:lang w:eastAsia="fr-CA"/>
        </w:rPr>
      </w:pPr>
      <w:r>
        <w:rPr>
          <w:rFonts w:ascii="Arial-Black" w:hAnsi="Arial-Black" w:cs="Arial-Black"/>
          <w:sz w:val="24"/>
          <w:szCs w:val="24"/>
          <w:lang w:eastAsia="fr-CA"/>
        </w:rPr>
        <w:t>GROUPE TECHNIQUE</w:t>
      </w:r>
    </w:p>
    <w:p w:rsidR="002F7CF8" w:rsidRDefault="002F7CF8" w:rsidP="002F7CF8">
      <w:pPr>
        <w:autoSpaceDE w:val="0"/>
        <w:autoSpaceDN w:val="0"/>
        <w:adjustRightInd w:val="0"/>
        <w:spacing w:after="0" w:line="240" w:lineRule="auto"/>
        <w:jc w:val="center"/>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jc w:val="center"/>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jc w:val="center"/>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jc w:val="center"/>
        <w:rPr>
          <w:rFonts w:ascii="Arial-Black" w:hAnsi="Arial-Black" w:cs="Arial-Black"/>
          <w:sz w:val="24"/>
          <w:szCs w:val="24"/>
          <w:lang w:eastAsia="fr-CA"/>
        </w:rPr>
      </w:pPr>
      <w:r>
        <w:rPr>
          <w:rFonts w:ascii="Arial-Black" w:hAnsi="Arial-Black" w:cs="Arial-Black"/>
          <w:sz w:val="24"/>
          <w:szCs w:val="24"/>
          <w:lang w:eastAsia="fr-CA"/>
        </w:rPr>
        <w:t>AVANCEMENT À LA CLASSE 1</w:t>
      </w:r>
    </w:p>
    <w:p w:rsidR="002F7CF8" w:rsidRDefault="002F7CF8" w:rsidP="002F7CF8">
      <w:pPr>
        <w:autoSpaceDE w:val="0"/>
        <w:autoSpaceDN w:val="0"/>
        <w:adjustRightInd w:val="0"/>
        <w:spacing w:after="0" w:line="240" w:lineRule="auto"/>
        <w:jc w:val="center"/>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jc w:val="center"/>
        <w:rPr>
          <w:rFonts w:ascii="Arial-Black" w:hAnsi="Arial-Black" w:cs="Arial-Black"/>
          <w:sz w:val="24"/>
          <w:szCs w:val="24"/>
          <w:lang w:eastAsia="fr-CA"/>
        </w:rPr>
      </w:pPr>
    </w:p>
    <w:p w:rsidR="002F7CF8" w:rsidRDefault="002F7CF8" w:rsidP="002F7CF8">
      <w:pPr>
        <w:autoSpaceDE w:val="0"/>
        <w:autoSpaceDN w:val="0"/>
        <w:adjustRightInd w:val="0"/>
        <w:spacing w:after="0" w:line="240" w:lineRule="auto"/>
        <w:jc w:val="center"/>
        <w:rPr>
          <w:rFonts w:ascii="Arial-Black" w:hAnsi="Arial-Black" w:cs="Arial-Black"/>
          <w:sz w:val="24"/>
          <w:szCs w:val="24"/>
          <w:lang w:eastAsia="fr-CA"/>
        </w:rPr>
      </w:pPr>
    </w:p>
    <w:p w:rsidR="002F7CF8" w:rsidRPr="002F7CF8" w:rsidRDefault="002F7CF8" w:rsidP="002F7CF8">
      <w:pPr>
        <w:autoSpaceDE w:val="0"/>
        <w:autoSpaceDN w:val="0"/>
        <w:adjustRightInd w:val="0"/>
        <w:spacing w:after="0" w:line="240" w:lineRule="auto"/>
        <w:jc w:val="center"/>
        <w:rPr>
          <w:rFonts w:ascii="Arial-Black" w:hAnsi="Arial-Black" w:cs="Arial-Black"/>
          <w:sz w:val="20"/>
          <w:szCs w:val="20"/>
          <w:lang w:eastAsia="fr-CA"/>
        </w:rPr>
      </w:pPr>
      <w:r w:rsidRPr="002F7CF8">
        <w:rPr>
          <w:rFonts w:ascii="Arial-Black" w:hAnsi="Arial-Black" w:cs="Arial-Black"/>
          <w:sz w:val="20"/>
          <w:szCs w:val="20"/>
          <w:lang w:eastAsia="fr-CA"/>
        </w:rPr>
        <w:t>Dossier de candidature</w:t>
      </w: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B261C4">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"Le groupe technique comprend l'ensemble des différentes fonctions dont les exigences d'exécution nécessitent des connaissances normalement acquises par l'obtention d'un diplôme terminal d'études collégiales (D.E.C.) ou par l'obtention d'un diplôme ou d'une attestation d'études dont l'équivalence est reconnue par l'autorité compétente".</w:t>
      </w:r>
    </w:p>
    <w:p w:rsidR="002F7CF8" w:rsidRDefault="002F7CF8" w:rsidP="002F7CF8">
      <w:pPr>
        <w:autoSpaceDE w:val="0"/>
        <w:autoSpaceDN w:val="0"/>
        <w:adjustRightInd w:val="0"/>
        <w:spacing w:after="0" w:line="240" w:lineRule="auto"/>
        <w:rPr>
          <w:rFonts w:ascii="Arial" w:hAnsi="Arial" w:cs="Arial"/>
          <w:sz w:val="20"/>
          <w:szCs w:val="20"/>
          <w:lang w:eastAsia="fr-CA"/>
        </w:rPr>
      </w:pPr>
    </w:p>
    <w:p w:rsidR="002F7CF8" w:rsidRDefault="002F7CF8" w:rsidP="002F7CF8">
      <w:pPr>
        <w:autoSpaceDE w:val="0"/>
        <w:autoSpaceDN w:val="0"/>
        <w:adjustRightInd w:val="0"/>
        <w:spacing w:after="0" w:line="240" w:lineRule="auto"/>
        <w:jc w:val="right"/>
        <w:rPr>
          <w:rFonts w:ascii="Arial" w:hAnsi="Arial" w:cs="Arial"/>
          <w:sz w:val="20"/>
          <w:szCs w:val="20"/>
          <w:lang w:eastAsia="fr-CA"/>
        </w:rPr>
      </w:pPr>
    </w:p>
    <w:p w:rsidR="002F7CF8" w:rsidRDefault="002F7CF8" w:rsidP="002F7CF8">
      <w:pPr>
        <w:autoSpaceDE w:val="0"/>
        <w:autoSpaceDN w:val="0"/>
        <w:adjustRightInd w:val="0"/>
        <w:spacing w:after="0" w:line="240" w:lineRule="auto"/>
        <w:jc w:val="right"/>
        <w:rPr>
          <w:rFonts w:ascii="Arial" w:hAnsi="Arial" w:cs="Arial"/>
          <w:sz w:val="20"/>
          <w:szCs w:val="20"/>
          <w:lang w:eastAsia="fr-CA"/>
        </w:rPr>
      </w:pPr>
      <w:r>
        <w:rPr>
          <w:rFonts w:ascii="Arial" w:hAnsi="Arial" w:cs="Arial"/>
          <w:sz w:val="20"/>
          <w:szCs w:val="20"/>
          <w:lang w:eastAsia="fr-CA"/>
        </w:rPr>
        <w:t>Réf. Annexe 3-2 : Plan de carrière</w:t>
      </w:r>
    </w:p>
    <w:p w:rsidR="002F7CF8" w:rsidRDefault="002F7CF8" w:rsidP="002F7CF8">
      <w:pPr>
        <w:autoSpaceDE w:val="0"/>
        <w:autoSpaceDN w:val="0"/>
        <w:adjustRightInd w:val="0"/>
        <w:spacing w:after="0" w:line="240" w:lineRule="auto"/>
        <w:jc w:val="right"/>
        <w:rPr>
          <w:rFonts w:ascii="Arial" w:hAnsi="Arial" w:cs="Arial"/>
          <w:sz w:val="20"/>
          <w:szCs w:val="20"/>
          <w:lang w:eastAsia="fr-CA"/>
        </w:rPr>
      </w:pPr>
      <w:r>
        <w:rPr>
          <w:rFonts w:ascii="Arial" w:hAnsi="Arial" w:cs="Arial"/>
          <w:sz w:val="20"/>
          <w:szCs w:val="20"/>
          <w:lang w:eastAsia="fr-CA"/>
        </w:rPr>
        <w:t>Groupe technique</w:t>
      </w:r>
    </w:p>
    <w:p w:rsidR="002F7CF8" w:rsidRDefault="002F7CF8" w:rsidP="002F7CF8">
      <w:pPr>
        <w:autoSpaceDE w:val="0"/>
        <w:autoSpaceDN w:val="0"/>
        <w:adjustRightInd w:val="0"/>
        <w:spacing w:after="0" w:line="240" w:lineRule="auto"/>
        <w:jc w:val="right"/>
        <w:rPr>
          <w:rFonts w:ascii="Arial-Black" w:hAnsi="Arial-Black" w:cs="Arial-Black"/>
          <w:lang w:eastAsia="fr-CA"/>
        </w:rPr>
      </w:pPr>
      <w:r>
        <w:rPr>
          <w:rFonts w:ascii="Arial" w:hAnsi="Arial" w:cs="Arial"/>
          <w:sz w:val="20"/>
          <w:szCs w:val="20"/>
          <w:lang w:eastAsia="fr-CA"/>
        </w:rPr>
        <w:t>Article 1.1.01</w:t>
      </w: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r>
        <w:rPr>
          <w:rFonts w:ascii="Arial-Black" w:hAnsi="Arial-Black" w:cs="Arial-Black"/>
          <w:lang w:eastAsia="fr-CA"/>
        </w:rPr>
        <w:lastRenderedPageBreak/>
        <w:t>Juin 2003</w:t>
      </w:r>
    </w:p>
    <w:p w:rsidR="002F7CF8" w:rsidRDefault="00B261C4" w:rsidP="00B261C4">
      <w:pPr>
        <w:autoSpaceDE w:val="0"/>
        <w:autoSpaceDN w:val="0"/>
        <w:adjustRightInd w:val="0"/>
        <w:spacing w:after="0" w:line="240" w:lineRule="auto"/>
        <w:jc w:val="center"/>
        <w:rPr>
          <w:rFonts w:ascii="Arial-Black" w:hAnsi="Arial-Black" w:cs="Arial-Black"/>
          <w:sz w:val="20"/>
          <w:szCs w:val="20"/>
          <w:u w:val="single"/>
          <w:lang w:eastAsia="fr-CA"/>
        </w:rPr>
      </w:pPr>
      <w:r>
        <w:rPr>
          <w:rFonts w:ascii="Arial-Black" w:hAnsi="Arial-Black" w:cs="Arial-Black"/>
          <w:sz w:val="24"/>
          <w:szCs w:val="24"/>
          <w:u w:val="single"/>
          <w:lang w:eastAsia="fr-CA"/>
        </w:rPr>
        <w:t>DOSSIER DE CANDIDATURE</w:t>
      </w:r>
    </w:p>
    <w:p w:rsidR="00B261C4" w:rsidRDefault="00B261C4" w:rsidP="00B261C4">
      <w:pPr>
        <w:autoSpaceDE w:val="0"/>
        <w:autoSpaceDN w:val="0"/>
        <w:adjustRightInd w:val="0"/>
        <w:spacing w:after="0" w:line="240" w:lineRule="auto"/>
        <w:jc w:val="center"/>
        <w:rPr>
          <w:rFonts w:ascii="Arial-Black" w:hAnsi="Arial-Black" w:cs="Arial-Black"/>
          <w:sz w:val="20"/>
          <w:szCs w:val="20"/>
          <w:u w:val="single"/>
          <w:lang w:eastAsia="fr-CA"/>
        </w:rPr>
      </w:pPr>
    </w:p>
    <w:p w:rsidR="00B261C4" w:rsidRDefault="00B261C4" w:rsidP="00B261C4">
      <w:pPr>
        <w:autoSpaceDE w:val="0"/>
        <w:autoSpaceDN w:val="0"/>
        <w:adjustRightInd w:val="0"/>
        <w:spacing w:after="0" w:line="240" w:lineRule="auto"/>
        <w:jc w:val="both"/>
        <w:rPr>
          <w:rFonts w:ascii="Arial-Black" w:hAnsi="Arial-Black" w:cs="Arial-Black"/>
          <w:sz w:val="20"/>
          <w:szCs w:val="20"/>
          <w:u w:val="single"/>
          <w:lang w:eastAsia="fr-CA"/>
        </w:rPr>
      </w:pPr>
    </w:p>
    <w:p w:rsidR="00B261C4" w:rsidRDefault="00B261C4" w:rsidP="00B261C4">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Le </w:t>
      </w:r>
      <w:r>
        <w:rPr>
          <w:rFonts w:ascii="Arial,Italic" w:hAnsi="Arial,Italic" w:cs="Arial,Italic"/>
          <w:i/>
          <w:iCs/>
          <w:sz w:val="20"/>
          <w:szCs w:val="20"/>
          <w:lang w:eastAsia="fr-CA"/>
        </w:rPr>
        <w:t xml:space="preserve">Dossier de candidature </w:t>
      </w:r>
      <w:r>
        <w:rPr>
          <w:rFonts w:ascii="Arial" w:hAnsi="Arial" w:cs="Arial"/>
          <w:sz w:val="20"/>
          <w:szCs w:val="20"/>
          <w:lang w:eastAsia="fr-CA"/>
        </w:rPr>
        <w:t>a été conçu en fonction des critères d'éligibilité prévus au plan de carrière du groupe technique de la convention collective UQAM-SEUQAM 2002-2004.</w:t>
      </w:r>
    </w:p>
    <w:p w:rsidR="00292C6E" w:rsidRPr="00B261C4" w:rsidRDefault="00292C6E" w:rsidP="00B261C4">
      <w:pPr>
        <w:autoSpaceDE w:val="0"/>
        <w:autoSpaceDN w:val="0"/>
        <w:adjustRightInd w:val="0"/>
        <w:spacing w:after="0" w:line="240" w:lineRule="auto"/>
        <w:jc w:val="both"/>
        <w:rPr>
          <w:rFonts w:ascii="Arial-Black" w:hAnsi="Arial-Black" w:cs="Arial-Black"/>
          <w:sz w:val="20"/>
          <w:szCs w:val="20"/>
          <w:lang w:eastAsia="fr-CA"/>
        </w:rPr>
      </w:pPr>
    </w:p>
    <w:p w:rsidR="002F7CF8" w:rsidRDefault="002F7CF8" w:rsidP="00B261C4">
      <w:pPr>
        <w:autoSpaceDE w:val="0"/>
        <w:autoSpaceDN w:val="0"/>
        <w:adjustRightInd w:val="0"/>
        <w:spacing w:after="0" w:line="240" w:lineRule="auto"/>
        <w:jc w:val="both"/>
        <w:rPr>
          <w:rFonts w:ascii="Arial-Black" w:hAnsi="Arial-Black" w:cs="Arial-Black"/>
          <w:lang w:eastAsia="fr-CA"/>
        </w:rPr>
      </w:pPr>
    </w:p>
    <w:p w:rsidR="00B261C4" w:rsidRDefault="00B261C4" w:rsidP="00B261C4">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Il est présenté sous forme de guide et vous fournit des indications permettant de bien cerner les informations, explications et commentaires demandés par le comité d’évaluation concernant chacun des critères d’éligibilité. Ces explications et commentaires doivent être fournis pour chacune des principales activités (tâches et/ou projets) de votre poste.</w:t>
      </w:r>
    </w:p>
    <w:p w:rsidR="00292C6E" w:rsidRDefault="00292C6E" w:rsidP="00B261C4">
      <w:pPr>
        <w:autoSpaceDE w:val="0"/>
        <w:autoSpaceDN w:val="0"/>
        <w:adjustRightInd w:val="0"/>
        <w:spacing w:after="0" w:line="240" w:lineRule="auto"/>
        <w:jc w:val="both"/>
        <w:rPr>
          <w:rFonts w:ascii="Arial" w:hAnsi="Arial" w:cs="Arial"/>
          <w:sz w:val="20"/>
          <w:szCs w:val="20"/>
          <w:lang w:eastAsia="fr-CA"/>
        </w:rPr>
      </w:pPr>
    </w:p>
    <w:p w:rsidR="00B261C4" w:rsidRDefault="00B261C4" w:rsidP="00B261C4">
      <w:pPr>
        <w:autoSpaceDE w:val="0"/>
        <w:autoSpaceDN w:val="0"/>
        <w:adjustRightInd w:val="0"/>
        <w:spacing w:after="0" w:line="240" w:lineRule="auto"/>
        <w:jc w:val="both"/>
        <w:rPr>
          <w:rFonts w:ascii="Arial" w:hAnsi="Arial" w:cs="Arial"/>
          <w:sz w:val="20"/>
          <w:szCs w:val="20"/>
          <w:lang w:eastAsia="fr-CA"/>
        </w:rPr>
      </w:pPr>
    </w:p>
    <w:p w:rsidR="00B261C4" w:rsidRDefault="00B261C4" w:rsidP="00B261C4">
      <w:pPr>
        <w:autoSpaceDE w:val="0"/>
        <w:autoSpaceDN w:val="0"/>
        <w:adjustRightInd w:val="0"/>
        <w:spacing w:after="0" w:line="240" w:lineRule="auto"/>
        <w:rPr>
          <w:rFonts w:ascii="Arial" w:hAnsi="Arial" w:cs="Arial"/>
          <w:sz w:val="20"/>
          <w:szCs w:val="20"/>
          <w:lang w:eastAsia="fr-CA"/>
        </w:rPr>
      </w:pPr>
      <w:r>
        <w:rPr>
          <w:rFonts w:ascii="Arial" w:hAnsi="Arial" w:cs="Arial"/>
          <w:sz w:val="20"/>
          <w:szCs w:val="20"/>
          <w:lang w:eastAsia="fr-CA"/>
        </w:rPr>
        <w:t xml:space="preserve">Le </w:t>
      </w:r>
      <w:r>
        <w:rPr>
          <w:rFonts w:ascii="Arial,Italic" w:hAnsi="Arial,Italic" w:cs="Arial,Italic"/>
          <w:i/>
          <w:iCs/>
          <w:sz w:val="20"/>
          <w:szCs w:val="20"/>
          <w:lang w:eastAsia="fr-CA"/>
        </w:rPr>
        <w:t xml:space="preserve">Dossier de candidature </w:t>
      </w:r>
      <w:r>
        <w:rPr>
          <w:rFonts w:ascii="Arial" w:hAnsi="Arial" w:cs="Arial"/>
          <w:sz w:val="20"/>
          <w:szCs w:val="20"/>
          <w:lang w:eastAsia="fr-CA"/>
        </w:rPr>
        <w:t>comprend les sections et sous-sections suivantes :</w:t>
      </w:r>
    </w:p>
    <w:p w:rsidR="00B261C4" w:rsidRDefault="00B261C4" w:rsidP="00B261C4">
      <w:pPr>
        <w:autoSpaceDE w:val="0"/>
        <w:autoSpaceDN w:val="0"/>
        <w:adjustRightInd w:val="0"/>
        <w:spacing w:after="0" w:line="240" w:lineRule="auto"/>
        <w:rPr>
          <w:rFonts w:ascii="Arial" w:hAnsi="Arial" w:cs="Arial"/>
          <w:sz w:val="20"/>
          <w:szCs w:val="20"/>
          <w:lang w:eastAsia="fr-CA"/>
        </w:rPr>
      </w:pPr>
    </w:p>
    <w:p w:rsidR="00B261C4" w:rsidRDefault="00B261C4" w:rsidP="00B261C4">
      <w:pPr>
        <w:autoSpaceDE w:val="0"/>
        <w:autoSpaceDN w:val="0"/>
        <w:adjustRightInd w:val="0"/>
        <w:spacing w:after="0" w:line="240" w:lineRule="auto"/>
        <w:rPr>
          <w:rFonts w:ascii="Arial" w:hAnsi="Arial" w:cs="Arial"/>
          <w:sz w:val="20"/>
          <w:szCs w:val="20"/>
          <w:lang w:eastAsia="fr-CA"/>
        </w:rPr>
      </w:pPr>
      <w:r>
        <w:rPr>
          <w:rFonts w:ascii="Arial" w:hAnsi="Arial" w:cs="Arial"/>
          <w:sz w:val="20"/>
          <w:szCs w:val="20"/>
          <w:lang w:eastAsia="fr-CA"/>
        </w:rPr>
        <w:t>Section I :</w:t>
      </w:r>
      <w:r>
        <w:rPr>
          <w:rFonts w:ascii="Arial" w:hAnsi="Arial" w:cs="Arial"/>
          <w:sz w:val="20"/>
          <w:szCs w:val="20"/>
          <w:lang w:eastAsia="fr-CA"/>
        </w:rPr>
        <w:tab/>
        <w:t xml:space="preserve"> Présentation de la personne technicienne et de son unité</w:t>
      </w:r>
    </w:p>
    <w:p w:rsidR="00B261C4" w:rsidRDefault="00B261C4" w:rsidP="00B261C4">
      <w:pPr>
        <w:autoSpaceDE w:val="0"/>
        <w:autoSpaceDN w:val="0"/>
        <w:adjustRightInd w:val="0"/>
        <w:spacing w:after="0" w:line="240" w:lineRule="auto"/>
        <w:rPr>
          <w:rFonts w:ascii="Arial" w:hAnsi="Arial" w:cs="Arial"/>
          <w:sz w:val="20"/>
          <w:szCs w:val="20"/>
          <w:lang w:eastAsia="fr-CA"/>
        </w:rPr>
      </w:pPr>
    </w:p>
    <w:p w:rsidR="00B261C4" w:rsidRDefault="00B261C4" w:rsidP="00B261C4">
      <w:pPr>
        <w:numPr>
          <w:ilvl w:val="0"/>
          <w:numId w:val="1"/>
        </w:numPr>
        <w:autoSpaceDE w:val="0"/>
        <w:autoSpaceDN w:val="0"/>
        <w:adjustRightInd w:val="0"/>
        <w:spacing w:after="0" w:line="240" w:lineRule="auto"/>
        <w:rPr>
          <w:rFonts w:ascii="Arial" w:hAnsi="Arial" w:cs="Arial"/>
          <w:sz w:val="20"/>
          <w:szCs w:val="20"/>
          <w:lang w:eastAsia="fr-CA"/>
        </w:rPr>
      </w:pPr>
      <w:r>
        <w:rPr>
          <w:rFonts w:ascii="Arial" w:hAnsi="Arial" w:cs="Arial"/>
          <w:sz w:val="20"/>
          <w:szCs w:val="20"/>
          <w:lang w:eastAsia="fr-CA"/>
        </w:rPr>
        <w:t>Présentation de la personne technicienne dans son unité de travail</w:t>
      </w:r>
    </w:p>
    <w:p w:rsidR="00B261C4" w:rsidRDefault="00B261C4" w:rsidP="00B261C4">
      <w:pPr>
        <w:numPr>
          <w:ilvl w:val="0"/>
          <w:numId w:val="1"/>
        </w:numPr>
        <w:autoSpaceDE w:val="0"/>
        <w:autoSpaceDN w:val="0"/>
        <w:adjustRightInd w:val="0"/>
        <w:spacing w:after="0" w:line="240" w:lineRule="auto"/>
        <w:rPr>
          <w:rFonts w:ascii="Arial" w:hAnsi="Arial" w:cs="Arial"/>
          <w:sz w:val="20"/>
          <w:szCs w:val="20"/>
          <w:lang w:eastAsia="fr-CA"/>
        </w:rPr>
      </w:pPr>
      <w:r>
        <w:rPr>
          <w:rFonts w:ascii="Arial" w:hAnsi="Arial" w:cs="Arial"/>
          <w:sz w:val="20"/>
          <w:szCs w:val="20"/>
          <w:lang w:eastAsia="fr-CA"/>
        </w:rPr>
        <w:t>Présentation de la personne technicienne (curriculum vitae)</w:t>
      </w:r>
    </w:p>
    <w:p w:rsidR="00B261C4" w:rsidRDefault="00B261C4" w:rsidP="00B261C4">
      <w:pPr>
        <w:numPr>
          <w:ilvl w:val="0"/>
          <w:numId w:val="1"/>
        </w:numPr>
        <w:autoSpaceDE w:val="0"/>
        <w:autoSpaceDN w:val="0"/>
        <w:adjustRightInd w:val="0"/>
        <w:spacing w:after="0" w:line="240" w:lineRule="auto"/>
        <w:rPr>
          <w:rFonts w:ascii="Arial" w:hAnsi="Arial" w:cs="Arial"/>
          <w:sz w:val="20"/>
          <w:szCs w:val="20"/>
          <w:lang w:eastAsia="fr-CA"/>
        </w:rPr>
      </w:pPr>
      <w:r>
        <w:rPr>
          <w:rFonts w:ascii="Arial" w:hAnsi="Arial" w:cs="Arial"/>
          <w:sz w:val="20"/>
          <w:szCs w:val="20"/>
          <w:lang w:eastAsia="fr-CA"/>
        </w:rPr>
        <w:t>Principales activités de la personne technicienne</w:t>
      </w:r>
    </w:p>
    <w:p w:rsidR="00B261C4" w:rsidRDefault="00B261C4" w:rsidP="00B261C4">
      <w:pPr>
        <w:autoSpaceDE w:val="0"/>
        <w:autoSpaceDN w:val="0"/>
        <w:adjustRightInd w:val="0"/>
        <w:spacing w:after="0" w:line="240" w:lineRule="auto"/>
        <w:rPr>
          <w:rFonts w:ascii="Arial" w:hAnsi="Arial" w:cs="Arial"/>
          <w:sz w:val="20"/>
          <w:szCs w:val="20"/>
          <w:lang w:eastAsia="fr-CA"/>
        </w:rPr>
      </w:pPr>
      <w:r>
        <w:rPr>
          <w:rFonts w:ascii="Arial" w:hAnsi="Arial" w:cs="Arial"/>
          <w:sz w:val="20"/>
          <w:szCs w:val="20"/>
          <w:lang w:eastAsia="fr-CA"/>
        </w:rPr>
        <w:t xml:space="preserve"> </w:t>
      </w:r>
    </w:p>
    <w:p w:rsidR="00B261C4" w:rsidRDefault="00B261C4" w:rsidP="00B261C4">
      <w:pPr>
        <w:autoSpaceDE w:val="0"/>
        <w:autoSpaceDN w:val="0"/>
        <w:adjustRightInd w:val="0"/>
        <w:spacing w:after="0" w:line="240" w:lineRule="auto"/>
        <w:rPr>
          <w:rFonts w:ascii="Arial" w:hAnsi="Arial" w:cs="Arial"/>
          <w:sz w:val="20"/>
          <w:szCs w:val="20"/>
          <w:lang w:eastAsia="fr-CA"/>
        </w:rPr>
      </w:pPr>
      <w:r>
        <w:rPr>
          <w:rFonts w:ascii="Arial" w:hAnsi="Arial" w:cs="Arial"/>
          <w:sz w:val="20"/>
          <w:szCs w:val="20"/>
          <w:lang w:eastAsia="fr-CA"/>
        </w:rPr>
        <w:t>Section II :</w:t>
      </w:r>
      <w:r>
        <w:rPr>
          <w:rFonts w:ascii="Arial" w:hAnsi="Arial" w:cs="Arial"/>
          <w:sz w:val="20"/>
          <w:szCs w:val="20"/>
          <w:lang w:eastAsia="fr-CA"/>
        </w:rPr>
        <w:tab/>
        <w:t xml:space="preserve"> Fiche d’activité (autant de fiches que d’activités à faire valoir)</w:t>
      </w:r>
    </w:p>
    <w:p w:rsidR="00B261C4" w:rsidRDefault="00B261C4" w:rsidP="00B261C4">
      <w:pPr>
        <w:autoSpaceDE w:val="0"/>
        <w:autoSpaceDN w:val="0"/>
        <w:adjustRightInd w:val="0"/>
        <w:spacing w:after="0" w:line="240" w:lineRule="auto"/>
        <w:rPr>
          <w:rFonts w:ascii="Arial" w:hAnsi="Arial" w:cs="Arial"/>
          <w:sz w:val="20"/>
          <w:szCs w:val="20"/>
          <w:lang w:eastAsia="fr-CA"/>
        </w:rPr>
      </w:pPr>
    </w:p>
    <w:p w:rsidR="00B261C4" w:rsidRDefault="00B261C4" w:rsidP="00B261C4">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Section III : </w:t>
      </w:r>
      <w:r>
        <w:rPr>
          <w:rFonts w:ascii="Arial" w:hAnsi="Arial" w:cs="Arial"/>
          <w:sz w:val="20"/>
          <w:szCs w:val="20"/>
          <w:lang w:eastAsia="fr-CA"/>
        </w:rPr>
        <w:tab/>
        <w:t>Admissibilité à la classe I</w:t>
      </w:r>
    </w:p>
    <w:p w:rsidR="00B261C4" w:rsidRDefault="00B261C4" w:rsidP="00B261C4">
      <w:pPr>
        <w:autoSpaceDE w:val="0"/>
        <w:autoSpaceDN w:val="0"/>
        <w:adjustRightInd w:val="0"/>
        <w:spacing w:after="0" w:line="240" w:lineRule="auto"/>
        <w:jc w:val="both"/>
        <w:rPr>
          <w:rFonts w:ascii="Arial" w:hAnsi="Arial" w:cs="Arial"/>
          <w:sz w:val="20"/>
          <w:szCs w:val="20"/>
          <w:lang w:eastAsia="fr-CA"/>
        </w:rPr>
      </w:pPr>
    </w:p>
    <w:p w:rsidR="00B261C4" w:rsidRDefault="00B261C4" w:rsidP="00B261C4">
      <w:pPr>
        <w:autoSpaceDE w:val="0"/>
        <w:autoSpaceDN w:val="0"/>
        <w:adjustRightInd w:val="0"/>
        <w:spacing w:after="0" w:line="240" w:lineRule="auto"/>
        <w:jc w:val="both"/>
        <w:rPr>
          <w:rFonts w:ascii="Arial" w:hAnsi="Arial" w:cs="Arial"/>
          <w:sz w:val="20"/>
          <w:szCs w:val="20"/>
          <w:lang w:eastAsia="fr-CA"/>
        </w:rPr>
      </w:pPr>
    </w:p>
    <w:p w:rsidR="00B261C4" w:rsidRDefault="00B261C4" w:rsidP="00B261C4">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Vous veillerez à présenter les informations les plus complètes </w:t>
      </w:r>
      <w:r w:rsidR="0045638C">
        <w:rPr>
          <w:rFonts w:ascii="Arial" w:hAnsi="Arial" w:cs="Arial"/>
          <w:sz w:val="20"/>
          <w:szCs w:val="20"/>
          <w:lang w:eastAsia="fr-CA"/>
        </w:rPr>
        <w:t>possibles</w:t>
      </w:r>
      <w:r>
        <w:rPr>
          <w:rFonts w:ascii="Arial" w:hAnsi="Arial" w:cs="Arial"/>
          <w:sz w:val="20"/>
          <w:szCs w:val="20"/>
          <w:lang w:eastAsia="fr-CA"/>
        </w:rPr>
        <w:t>, à annexer tout document que vous jugerez opportun et à vous assurer de l’approbation de votre dossier par votre supérieure, supérieur immédiat.</w:t>
      </w:r>
    </w:p>
    <w:p w:rsidR="00B261C4" w:rsidRDefault="00B261C4" w:rsidP="00B261C4">
      <w:pPr>
        <w:autoSpaceDE w:val="0"/>
        <w:autoSpaceDN w:val="0"/>
        <w:adjustRightInd w:val="0"/>
        <w:spacing w:after="0" w:line="240" w:lineRule="auto"/>
        <w:jc w:val="both"/>
        <w:rPr>
          <w:rFonts w:ascii="Arial" w:hAnsi="Arial" w:cs="Arial"/>
          <w:sz w:val="20"/>
          <w:szCs w:val="20"/>
          <w:lang w:eastAsia="fr-CA"/>
        </w:rPr>
      </w:pPr>
    </w:p>
    <w:p w:rsidR="00B261C4" w:rsidRDefault="00B261C4" w:rsidP="00B261C4">
      <w:pPr>
        <w:autoSpaceDE w:val="0"/>
        <w:autoSpaceDN w:val="0"/>
        <w:adjustRightInd w:val="0"/>
        <w:spacing w:after="0" w:line="240" w:lineRule="auto"/>
        <w:jc w:val="both"/>
        <w:rPr>
          <w:rFonts w:ascii="Arial" w:hAnsi="Arial" w:cs="Arial"/>
          <w:sz w:val="20"/>
          <w:szCs w:val="20"/>
          <w:lang w:eastAsia="fr-CA"/>
        </w:rPr>
      </w:pPr>
    </w:p>
    <w:p w:rsidR="00B261C4" w:rsidRDefault="00B261C4" w:rsidP="00B261C4">
      <w:pPr>
        <w:pBdr>
          <w:bottom w:val="single" w:sz="12" w:space="1" w:color="auto"/>
        </w:pBdr>
        <w:autoSpaceDE w:val="0"/>
        <w:autoSpaceDN w:val="0"/>
        <w:adjustRightInd w:val="0"/>
        <w:spacing w:after="0" w:line="240" w:lineRule="auto"/>
        <w:jc w:val="both"/>
        <w:rPr>
          <w:rFonts w:ascii="Arial" w:hAnsi="Arial" w:cs="Arial"/>
          <w:sz w:val="20"/>
          <w:szCs w:val="20"/>
          <w:lang w:eastAsia="fr-CA"/>
        </w:rPr>
      </w:pPr>
    </w:p>
    <w:p w:rsidR="00292C6E" w:rsidRDefault="00292C6E" w:rsidP="00B261C4">
      <w:pPr>
        <w:autoSpaceDE w:val="0"/>
        <w:autoSpaceDN w:val="0"/>
        <w:adjustRightInd w:val="0"/>
        <w:spacing w:after="0" w:line="240" w:lineRule="auto"/>
        <w:jc w:val="both"/>
        <w:rPr>
          <w:rFonts w:ascii="Arial" w:hAnsi="Arial" w:cs="Arial"/>
          <w:b/>
          <w:sz w:val="24"/>
          <w:szCs w:val="24"/>
          <w:lang w:eastAsia="fr-CA"/>
        </w:rPr>
      </w:pPr>
    </w:p>
    <w:p w:rsidR="00292C6E" w:rsidRDefault="00292C6E" w:rsidP="00B261C4">
      <w:pPr>
        <w:autoSpaceDE w:val="0"/>
        <w:autoSpaceDN w:val="0"/>
        <w:adjustRightInd w:val="0"/>
        <w:spacing w:after="0" w:line="240" w:lineRule="auto"/>
        <w:jc w:val="both"/>
        <w:rPr>
          <w:rFonts w:ascii="Arial" w:hAnsi="Arial" w:cs="Arial"/>
          <w:b/>
          <w:sz w:val="24"/>
          <w:szCs w:val="24"/>
          <w:lang w:eastAsia="fr-CA"/>
        </w:rPr>
      </w:pPr>
    </w:p>
    <w:p w:rsidR="00292C6E" w:rsidRDefault="00292C6E" w:rsidP="00B261C4">
      <w:pPr>
        <w:autoSpaceDE w:val="0"/>
        <w:autoSpaceDN w:val="0"/>
        <w:adjustRightInd w:val="0"/>
        <w:spacing w:after="0" w:line="240" w:lineRule="auto"/>
        <w:jc w:val="both"/>
        <w:rPr>
          <w:rFonts w:ascii="Arial" w:hAnsi="Arial" w:cs="Arial"/>
          <w:b/>
          <w:sz w:val="24"/>
          <w:szCs w:val="24"/>
          <w:lang w:eastAsia="fr-CA"/>
        </w:rPr>
      </w:pPr>
    </w:p>
    <w:p w:rsidR="00292C6E" w:rsidRDefault="00292C6E" w:rsidP="00292C6E">
      <w:pPr>
        <w:autoSpaceDE w:val="0"/>
        <w:autoSpaceDN w:val="0"/>
        <w:adjustRightInd w:val="0"/>
        <w:spacing w:after="0" w:line="240" w:lineRule="auto"/>
        <w:jc w:val="center"/>
        <w:rPr>
          <w:rFonts w:ascii="Arial" w:hAnsi="Arial" w:cs="Arial"/>
          <w:b/>
          <w:sz w:val="24"/>
          <w:szCs w:val="24"/>
          <w:u w:val="single"/>
          <w:lang w:eastAsia="fr-CA"/>
        </w:rPr>
      </w:pPr>
    </w:p>
    <w:p w:rsidR="00292C6E" w:rsidRDefault="00292C6E" w:rsidP="00292C6E">
      <w:pPr>
        <w:autoSpaceDE w:val="0"/>
        <w:autoSpaceDN w:val="0"/>
        <w:adjustRightInd w:val="0"/>
        <w:spacing w:after="0" w:line="240" w:lineRule="auto"/>
        <w:jc w:val="center"/>
        <w:rPr>
          <w:rFonts w:ascii="Arial" w:hAnsi="Arial" w:cs="Arial"/>
          <w:b/>
          <w:sz w:val="24"/>
          <w:szCs w:val="24"/>
          <w:u w:val="single"/>
          <w:lang w:eastAsia="fr-CA"/>
        </w:rPr>
      </w:pPr>
    </w:p>
    <w:p w:rsidR="00292C6E" w:rsidRDefault="00292C6E" w:rsidP="00292C6E">
      <w:pPr>
        <w:autoSpaceDE w:val="0"/>
        <w:autoSpaceDN w:val="0"/>
        <w:adjustRightInd w:val="0"/>
        <w:spacing w:after="0" w:line="240" w:lineRule="auto"/>
        <w:jc w:val="center"/>
        <w:rPr>
          <w:rFonts w:ascii="Arial" w:hAnsi="Arial" w:cs="Arial"/>
          <w:b/>
          <w:sz w:val="24"/>
          <w:szCs w:val="24"/>
          <w:u w:val="single"/>
          <w:lang w:eastAsia="fr-CA"/>
        </w:rPr>
      </w:pPr>
    </w:p>
    <w:p w:rsidR="00292C6E" w:rsidRDefault="00292C6E" w:rsidP="00292C6E">
      <w:pPr>
        <w:autoSpaceDE w:val="0"/>
        <w:autoSpaceDN w:val="0"/>
        <w:adjustRightInd w:val="0"/>
        <w:spacing w:after="0" w:line="240" w:lineRule="auto"/>
        <w:jc w:val="center"/>
        <w:rPr>
          <w:rFonts w:ascii="Arial" w:hAnsi="Arial" w:cs="Arial"/>
          <w:b/>
          <w:sz w:val="24"/>
          <w:szCs w:val="24"/>
          <w:u w:val="single"/>
          <w:lang w:eastAsia="fr-CA"/>
        </w:rPr>
      </w:pPr>
      <w:r>
        <w:rPr>
          <w:rFonts w:ascii="Arial" w:hAnsi="Arial" w:cs="Arial"/>
          <w:b/>
          <w:sz w:val="24"/>
          <w:szCs w:val="24"/>
          <w:u w:val="single"/>
          <w:lang w:eastAsia="fr-CA"/>
        </w:rPr>
        <w:t>IDENTIFICATION</w:t>
      </w:r>
    </w:p>
    <w:p w:rsidR="00292C6E" w:rsidRDefault="00292C6E" w:rsidP="00292C6E">
      <w:pPr>
        <w:autoSpaceDE w:val="0"/>
        <w:autoSpaceDN w:val="0"/>
        <w:adjustRightInd w:val="0"/>
        <w:spacing w:after="0" w:line="240" w:lineRule="auto"/>
        <w:jc w:val="center"/>
        <w:rPr>
          <w:rFonts w:ascii="Arial" w:hAnsi="Arial" w:cs="Arial"/>
          <w:b/>
          <w:sz w:val="24"/>
          <w:szCs w:val="24"/>
          <w:u w:val="single"/>
          <w:lang w:eastAsia="fr-CA"/>
        </w:rPr>
      </w:pPr>
    </w:p>
    <w:p w:rsidR="00292C6E" w:rsidRDefault="00292C6E" w:rsidP="00292C6E">
      <w:pPr>
        <w:autoSpaceDE w:val="0"/>
        <w:autoSpaceDN w:val="0"/>
        <w:adjustRightInd w:val="0"/>
        <w:spacing w:after="0" w:line="240" w:lineRule="auto"/>
        <w:rPr>
          <w:rFonts w:ascii="Arial" w:hAnsi="Arial" w:cs="Arial"/>
          <w:b/>
          <w:sz w:val="20"/>
          <w:szCs w:val="20"/>
          <w:lang w:eastAsia="fr-CA"/>
        </w:rPr>
      </w:pPr>
      <w:r>
        <w:rPr>
          <w:rFonts w:ascii="Arial" w:hAnsi="Arial" w:cs="Arial"/>
          <w:b/>
          <w:sz w:val="20"/>
          <w:szCs w:val="20"/>
          <w:lang w:eastAsia="fr-CA"/>
        </w:rPr>
        <w:t xml:space="preserve">Nom et prénom de la personne technicien : </w:t>
      </w:r>
      <w:r>
        <w:rPr>
          <w:rFonts w:ascii="Arial" w:hAnsi="Arial" w:cs="Arial"/>
          <w:b/>
          <w:sz w:val="20"/>
          <w:szCs w:val="20"/>
          <w:u w:val="single"/>
          <w:lang w:eastAsia="fr-CA"/>
        </w:rPr>
        <w:t>Mathieu Christin</w:t>
      </w:r>
    </w:p>
    <w:p w:rsidR="00292C6E" w:rsidRDefault="00292C6E" w:rsidP="00292C6E">
      <w:pPr>
        <w:autoSpaceDE w:val="0"/>
        <w:autoSpaceDN w:val="0"/>
        <w:adjustRightInd w:val="0"/>
        <w:spacing w:after="0" w:line="240" w:lineRule="auto"/>
        <w:rPr>
          <w:rFonts w:ascii="Arial" w:hAnsi="Arial" w:cs="Arial"/>
          <w:b/>
          <w:sz w:val="20"/>
          <w:szCs w:val="20"/>
          <w:lang w:eastAsia="fr-CA"/>
        </w:rPr>
      </w:pPr>
    </w:p>
    <w:p w:rsidR="00292C6E" w:rsidRDefault="00292C6E" w:rsidP="00292C6E">
      <w:pPr>
        <w:autoSpaceDE w:val="0"/>
        <w:autoSpaceDN w:val="0"/>
        <w:adjustRightInd w:val="0"/>
        <w:spacing w:after="0" w:line="240" w:lineRule="auto"/>
        <w:rPr>
          <w:rFonts w:ascii="Arial" w:hAnsi="Arial" w:cs="Arial"/>
          <w:b/>
          <w:sz w:val="20"/>
          <w:szCs w:val="20"/>
          <w:lang w:eastAsia="fr-CA"/>
        </w:rPr>
      </w:pPr>
    </w:p>
    <w:p w:rsidR="00292C6E" w:rsidRDefault="00292C6E" w:rsidP="00292C6E">
      <w:pPr>
        <w:autoSpaceDE w:val="0"/>
        <w:autoSpaceDN w:val="0"/>
        <w:adjustRightInd w:val="0"/>
        <w:spacing w:after="0" w:line="240" w:lineRule="auto"/>
        <w:rPr>
          <w:rFonts w:ascii="Arial" w:hAnsi="Arial" w:cs="Arial"/>
          <w:b/>
          <w:sz w:val="20"/>
          <w:szCs w:val="20"/>
          <w:lang w:eastAsia="fr-CA"/>
        </w:rPr>
      </w:pPr>
      <w:r>
        <w:rPr>
          <w:rFonts w:ascii="Arial" w:hAnsi="Arial" w:cs="Arial"/>
          <w:b/>
          <w:sz w:val="20"/>
          <w:szCs w:val="20"/>
          <w:lang w:eastAsia="fr-CA"/>
        </w:rPr>
        <w:t xml:space="preserve">Titre de la fonction : </w:t>
      </w:r>
      <w:r>
        <w:rPr>
          <w:rFonts w:ascii="Arial" w:hAnsi="Arial" w:cs="Arial"/>
          <w:b/>
          <w:sz w:val="20"/>
          <w:szCs w:val="20"/>
          <w:u w:val="single"/>
          <w:lang w:eastAsia="fr-CA"/>
        </w:rPr>
        <w:t>Technicien en électronique</w:t>
      </w:r>
    </w:p>
    <w:p w:rsidR="00292C6E" w:rsidRDefault="00292C6E" w:rsidP="00292C6E">
      <w:pPr>
        <w:autoSpaceDE w:val="0"/>
        <w:autoSpaceDN w:val="0"/>
        <w:adjustRightInd w:val="0"/>
        <w:spacing w:after="0" w:line="240" w:lineRule="auto"/>
        <w:rPr>
          <w:rFonts w:ascii="Arial" w:hAnsi="Arial" w:cs="Arial"/>
          <w:b/>
          <w:sz w:val="20"/>
          <w:szCs w:val="20"/>
          <w:lang w:eastAsia="fr-CA"/>
        </w:rPr>
      </w:pPr>
    </w:p>
    <w:p w:rsidR="00292C6E" w:rsidRDefault="00292C6E" w:rsidP="00292C6E">
      <w:pPr>
        <w:autoSpaceDE w:val="0"/>
        <w:autoSpaceDN w:val="0"/>
        <w:adjustRightInd w:val="0"/>
        <w:spacing w:after="0" w:line="240" w:lineRule="auto"/>
        <w:rPr>
          <w:rFonts w:ascii="Arial" w:hAnsi="Arial" w:cs="Arial"/>
          <w:b/>
          <w:sz w:val="20"/>
          <w:szCs w:val="20"/>
          <w:lang w:eastAsia="fr-CA"/>
        </w:rPr>
      </w:pPr>
    </w:p>
    <w:p w:rsidR="00292C6E" w:rsidRDefault="00292C6E" w:rsidP="00292C6E">
      <w:pPr>
        <w:autoSpaceDE w:val="0"/>
        <w:autoSpaceDN w:val="0"/>
        <w:adjustRightInd w:val="0"/>
        <w:spacing w:after="0" w:line="240" w:lineRule="auto"/>
        <w:rPr>
          <w:rFonts w:ascii="Arial" w:hAnsi="Arial" w:cs="Arial"/>
          <w:b/>
          <w:sz w:val="20"/>
          <w:szCs w:val="20"/>
          <w:u w:val="single"/>
          <w:lang w:eastAsia="fr-CA"/>
        </w:rPr>
      </w:pPr>
      <w:r>
        <w:rPr>
          <w:rFonts w:ascii="Arial" w:hAnsi="Arial" w:cs="Arial"/>
          <w:b/>
          <w:sz w:val="20"/>
          <w:szCs w:val="20"/>
          <w:lang w:eastAsia="fr-CA"/>
        </w:rPr>
        <w:t xml:space="preserve">Unité administrative : </w:t>
      </w:r>
      <w:r>
        <w:rPr>
          <w:rFonts w:ascii="Arial" w:hAnsi="Arial" w:cs="Arial"/>
          <w:b/>
          <w:sz w:val="20"/>
          <w:szCs w:val="20"/>
          <w:u w:val="single"/>
          <w:lang w:eastAsia="fr-CA"/>
        </w:rPr>
        <w:t>Services de soutien à l’exploitation des technologies audiovisuelles</w:t>
      </w:r>
    </w:p>
    <w:p w:rsidR="00292C6E" w:rsidRDefault="00292C6E" w:rsidP="00292C6E">
      <w:pPr>
        <w:autoSpaceDE w:val="0"/>
        <w:autoSpaceDN w:val="0"/>
        <w:adjustRightInd w:val="0"/>
        <w:spacing w:after="0" w:line="240" w:lineRule="auto"/>
        <w:rPr>
          <w:rFonts w:ascii="Arial" w:hAnsi="Arial" w:cs="Arial"/>
          <w:b/>
          <w:sz w:val="20"/>
          <w:szCs w:val="20"/>
          <w:u w:val="single"/>
          <w:lang w:eastAsia="fr-CA"/>
        </w:rPr>
      </w:pPr>
    </w:p>
    <w:p w:rsidR="00292C6E" w:rsidRDefault="00292C6E" w:rsidP="00292C6E">
      <w:pPr>
        <w:autoSpaceDE w:val="0"/>
        <w:autoSpaceDN w:val="0"/>
        <w:adjustRightInd w:val="0"/>
        <w:spacing w:after="0" w:line="240" w:lineRule="auto"/>
        <w:rPr>
          <w:rFonts w:ascii="Arial" w:hAnsi="Arial" w:cs="Arial"/>
          <w:b/>
          <w:sz w:val="20"/>
          <w:szCs w:val="20"/>
          <w:u w:val="single"/>
          <w:lang w:eastAsia="fr-CA"/>
        </w:rPr>
      </w:pPr>
    </w:p>
    <w:p w:rsidR="00292C6E" w:rsidRPr="00292C6E" w:rsidRDefault="00292C6E" w:rsidP="00292C6E">
      <w:pPr>
        <w:autoSpaceDE w:val="0"/>
        <w:autoSpaceDN w:val="0"/>
        <w:adjustRightInd w:val="0"/>
        <w:spacing w:after="0" w:line="240" w:lineRule="auto"/>
        <w:rPr>
          <w:rFonts w:ascii="Arial" w:hAnsi="Arial" w:cs="Arial"/>
          <w:b/>
          <w:sz w:val="20"/>
          <w:szCs w:val="20"/>
          <w:lang w:eastAsia="fr-CA"/>
        </w:rPr>
      </w:pPr>
      <w:r>
        <w:rPr>
          <w:rFonts w:ascii="Arial" w:hAnsi="Arial" w:cs="Arial"/>
          <w:b/>
          <w:sz w:val="20"/>
          <w:szCs w:val="20"/>
          <w:lang w:eastAsia="fr-CA"/>
        </w:rPr>
        <w:t>Date de la demande :</w:t>
      </w:r>
      <w:r w:rsidRPr="00292C6E">
        <w:rPr>
          <w:rFonts w:ascii="Arial" w:hAnsi="Arial" w:cs="Arial"/>
          <w:b/>
          <w:sz w:val="20"/>
          <w:szCs w:val="20"/>
          <w:lang w:eastAsia="fr-CA"/>
        </w:rPr>
        <w:t xml:space="preserve"> </w:t>
      </w:r>
      <w:r w:rsidR="005F3477">
        <w:rPr>
          <w:rFonts w:ascii="Arial" w:hAnsi="Arial" w:cs="Arial"/>
          <w:b/>
          <w:sz w:val="20"/>
          <w:szCs w:val="20"/>
          <w:u w:val="single"/>
          <w:lang w:eastAsia="fr-CA"/>
        </w:rPr>
        <w:t>8 Juillet 2013</w:t>
      </w:r>
    </w:p>
    <w:p w:rsidR="00B261C4" w:rsidRDefault="00B261C4" w:rsidP="00B261C4">
      <w:pPr>
        <w:autoSpaceDE w:val="0"/>
        <w:autoSpaceDN w:val="0"/>
        <w:adjustRightInd w:val="0"/>
        <w:spacing w:after="0" w:line="240" w:lineRule="auto"/>
        <w:jc w:val="both"/>
        <w:rPr>
          <w:rFonts w:ascii="Arial" w:hAnsi="Arial" w:cs="Arial"/>
          <w:sz w:val="20"/>
          <w:szCs w:val="20"/>
          <w:lang w:eastAsia="fr-CA"/>
        </w:rPr>
      </w:pPr>
    </w:p>
    <w:p w:rsidR="00B261C4" w:rsidRDefault="00B261C4" w:rsidP="00B261C4">
      <w:pPr>
        <w:autoSpaceDE w:val="0"/>
        <w:autoSpaceDN w:val="0"/>
        <w:adjustRightInd w:val="0"/>
        <w:spacing w:after="0" w:line="240" w:lineRule="auto"/>
        <w:jc w:val="both"/>
        <w:rPr>
          <w:rFonts w:ascii="Arial" w:hAnsi="Arial" w:cs="Arial"/>
          <w:sz w:val="20"/>
          <w:szCs w:val="20"/>
          <w:lang w:eastAsia="fr-CA"/>
        </w:rPr>
      </w:pPr>
    </w:p>
    <w:p w:rsidR="00B261C4" w:rsidRDefault="00B261C4" w:rsidP="00B261C4">
      <w:pPr>
        <w:autoSpaceDE w:val="0"/>
        <w:autoSpaceDN w:val="0"/>
        <w:adjustRightInd w:val="0"/>
        <w:spacing w:after="0" w:line="240" w:lineRule="auto"/>
        <w:jc w:val="both"/>
        <w:rPr>
          <w:rFonts w:ascii="Arial-Black" w:hAnsi="Arial-Black" w:cs="Arial-Black"/>
          <w:lang w:eastAsia="fr-CA"/>
        </w:rPr>
      </w:pPr>
    </w:p>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8C1D63" w:rsidRDefault="008C1D63" w:rsidP="002F7CF8">
      <w:pPr>
        <w:autoSpaceDE w:val="0"/>
        <w:autoSpaceDN w:val="0"/>
        <w:adjustRightInd w:val="0"/>
        <w:spacing w:after="0" w:line="240" w:lineRule="auto"/>
        <w:jc w:val="center"/>
        <w:rPr>
          <w:rFonts w:ascii="Arial-Black" w:hAnsi="Arial-Black" w:cs="Arial-Black"/>
          <w:b/>
          <w:sz w:val="24"/>
          <w:szCs w:val="24"/>
          <w:u w:val="single"/>
          <w:lang w:eastAsia="fr-CA"/>
        </w:rPr>
      </w:pPr>
    </w:p>
    <w:p w:rsidR="002F7CF8" w:rsidRDefault="009D5025" w:rsidP="002F7CF8">
      <w:pPr>
        <w:autoSpaceDE w:val="0"/>
        <w:autoSpaceDN w:val="0"/>
        <w:adjustRightInd w:val="0"/>
        <w:spacing w:after="0" w:line="240" w:lineRule="auto"/>
        <w:jc w:val="center"/>
        <w:rPr>
          <w:rFonts w:ascii="Arial-Black" w:hAnsi="Arial-Black" w:cs="Arial-Black"/>
          <w:b/>
          <w:sz w:val="24"/>
          <w:szCs w:val="24"/>
          <w:u w:val="single"/>
          <w:lang w:eastAsia="fr-CA"/>
        </w:rPr>
      </w:pPr>
      <w:r>
        <w:rPr>
          <w:rFonts w:ascii="Arial-Black" w:hAnsi="Arial-Black" w:cs="Arial-Black"/>
          <w:b/>
          <w:sz w:val="24"/>
          <w:szCs w:val="24"/>
          <w:u w:val="single"/>
          <w:lang w:eastAsia="fr-CA"/>
        </w:rPr>
        <w:t>Organigramme</w:t>
      </w:r>
    </w:p>
    <w:p w:rsidR="009D5025" w:rsidRDefault="009D5025" w:rsidP="002F7CF8">
      <w:pPr>
        <w:autoSpaceDE w:val="0"/>
        <w:autoSpaceDN w:val="0"/>
        <w:adjustRightInd w:val="0"/>
        <w:spacing w:after="0" w:line="240" w:lineRule="auto"/>
        <w:jc w:val="center"/>
        <w:rPr>
          <w:rFonts w:ascii="Arial-Black" w:hAnsi="Arial-Black" w:cs="Arial-Black"/>
          <w:sz w:val="24"/>
          <w:szCs w:val="24"/>
          <w:lang w:eastAsia="fr-CA"/>
        </w:rPr>
      </w:pPr>
    </w:p>
    <w:p w:rsidR="009D5025" w:rsidRDefault="009D5025" w:rsidP="002F7CF8">
      <w:pPr>
        <w:autoSpaceDE w:val="0"/>
        <w:autoSpaceDN w:val="0"/>
        <w:adjustRightInd w:val="0"/>
        <w:spacing w:after="0" w:line="240" w:lineRule="auto"/>
        <w:jc w:val="center"/>
        <w:rPr>
          <w:rFonts w:ascii="Arial-Black" w:hAnsi="Arial-Black" w:cs="Arial-Black"/>
          <w:sz w:val="24"/>
          <w:szCs w:val="24"/>
          <w:lang w:eastAsia="fr-CA"/>
        </w:rPr>
      </w:pPr>
    </w:p>
    <w:p w:rsidR="009D5025" w:rsidRDefault="009D5025" w:rsidP="002F7CF8">
      <w:pPr>
        <w:autoSpaceDE w:val="0"/>
        <w:autoSpaceDN w:val="0"/>
        <w:adjustRightInd w:val="0"/>
        <w:spacing w:after="0" w:line="240" w:lineRule="auto"/>
        <w:jc w:val="center"/>
        <w:rPr>
          <w:rFonts w:ascii="Arial-Black" w:hAnsi="Arial-Black" w:cs="Arial-Black"/>
          <w:sz w:val="24"/>
          <w:szCs w:val="24"/>
          <w:lang w:eastAsia="fr-CA"/>
        </w:rPr>
      </w:pPr>
    </w:p>
    <w:p w:rsidR="009D5025" w:rsidRDefault="009D5025" w:rsidP="002F7CF8">
      <w:pPr>
        <w:autoSpaceDE w:val="0"/>
        <w:autoSpaceDN w:val="0"/>
        <w:adjustRightInd w:val="0"/>
        <w:spacing w:after="0" w:line="240" w:lineRule="auto"/>
        <w:jc w:val="center"/>
        <w:rPr>
          <w:rFonts w:ascii="Arial-Black" w:hAnsi="Arial-Black" w:cs="Arial-Black"/>
          <w:sz w:val="24"/>
          <w:szCs w:val="24"/>
          <w:lang w:eastAsia="fr-CA"/>
        </w:rPr>
      </w:pPr>
    </w:p>
    <w:p w:rsidR="009D5025" w:rsidRDefault="009D5025" w:rsidP="002F7CF8">
      <w:pPr>
        <w:autoSpaceDE w:val="0"/>
        <w:autoSpaceDN w:val="0"/>
        <w:adjustRightInd w:val="0"/>
        <w:spacing w:after="0" w:line="240" w:lineRule="auto"/>
        <w:jc w:val="center"/>
        <w:rPr>
          <w:rFonts w:ascii="Arial-Black" w:hAnsi="Arial-Black" w:cs="Arial-Black"/>
          <w:sz w:val="24"/>
          <w:szCs w:val="24"/>
          <w:lang w:eastAsia="fr-CA"/>
        </w:rPr>
      </w:pPr>
    </w:p>
    <w:p w:rsidR="009D5025" w:rsidRDefault="009D5025" w:rsidP="002F7CF8">
      <w:pPr>
        <w:autoSpaceDE w:val="0"/>
        <w:autoSpaceDN w:val="0"/>
        <w:adjustRightInd w:val="0"/>
        <w:spacing w:after="0" w:line="240" w:lineRule="auto"/>
        <w:jc w:val="center"/>
        <w:rPr>
          <w:rFonts w:ascii="Arial-Black" w:hAnsi="Arial-Black" w:cs="Arial-Black"/>
          <w:sz w:val="24"/>
          <w:szCs w:val="24"/>
          <w:lang w:eastAsia="fr-CA"/>
        </w:rPr>
      </w:pPr>
    </w:p>
    <w:p w:rsidR="00566D26" w:rsidRDefault="00566D26" w:rsidP="002F7CF8">
      <w:pPr>
        <w:autoSpaceDE w:val="0"/>
        <w:autoSpaceDN w:val="0"/>
        <w:adjustRightInd w:val="0"/>
        <w:spacing w:after="0" w:line="240" w:lineRule="auto"/>
        <w:jc w:val="center"/>
        <w:rPr>
          <w:rFonts w:ascii="Arial-Black" w:hAnsi="Arial-Black" w:cs="Arial-Black"/>
          <w:sz w:val="24"/>
          <w:szCs w:val="24"/>
          <w:lang w:eastAsia="fr-CA"/>
        </w:rPr>
      </w:pPr>
    </w:p>
    <w:p w:rsidR="00566D26" w:rsidRDefault="00566D26">
      <w:pPr>
        <w:spacing w:after="0" w:line="240" w:lineRule="auto"/>
        <w:rPr>
          <w:rFonts w:ascii="Arial-Black" w:hAnsi="Arial-Black" w:cs="Arial-Black"/>
          <w:sz w:val="24"/>
          <w:szCs w:val="24"/>
          <w:lang w:eastAsia="fr-CA"/>
        </w:rPr>
      </w:pPr>
      <w:r>
        <w:rPr>
          <w:rFonts w:ascii="Arial-Black" w:hAnsi="Arial-Black" w:cs="Arial-Black"/>
          <w:sz w:val="24"/>
          <w:szCs w:val="24"/>
          <w:lang w:eastAsia="fr-CA"/>
        </w:rPr>
        <w:br w:type="page"/>
      </w:r>
    </w:p>
    <w:p w:rsidR="00566D26" w:rsidRDefault="00566D26" w:rsidP="00566D26">
      <w:pPr>
        <w:spacing w:before="120" w:after="0" w:line="240" w:lineRule="auto"/>
        <w:ind w:left="-1134"/>
        <w:rPr>
          <w:rFonts w:ascii="Arial-Black" w:hAnsi="Arial-Black" w:cs="Arial-Black"/>
          <w:sz w:val="24"/>
          <w:szCs w:val="24"/>
          <w:lang w:eastAsia="fr-CA"/>
        </w:rPr>
      </w:pPr>
      <w:r>
        <w:rPr>
          <w:rFonts w:ascii="Arial-Black" w:hAnsi="Arial-Black" w:cs="Arial-Black"/>
          <w:noProof/>
          <w:sz w:val="24"/>
          <w:szCs w:val="24"/>
          <w:lang w:eastAsia="fr-CA"/>
        </w:rPr>
        <w:lastRenderedPageBreak/>
        <w:drawing>
          <wp:inline distT="0" distB="0" distL="0" distR="0">
            <wp:extent cx="7000875" cy="8048625"/>
            <wp:effectExtent l="19050" t="0" r="9525" b="0"/>
            <wp:docPr id="3" name="Image 2" descr="Organigrame SAV-UQ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e SAV-UQAM.jpg"/>
                    <pic:cNvPicPr/>
                  </pic:nvPicPr>
                  <pic:blipFill>
                    <a:blip r:embed="rId8" cstate="print"/>
                    <a:stretch>
                      <a:fillRect/>
                    </a:stretch>
                  </pic:blipFill>
                  <pic:spPr>
                    <a:xfrm>
                      <a:off x="0" y="0"/>
                      <a:ext cx="7000875" cy="8048625"/>
                    </a:xfrm>
                    <a:prstGeom prst="rect">
                      <a:avLst/>
                    </a:prstGeom>
                  </pic:spPr>
                </pic:pic>
              </a:graphicData>
            </a:graphic>
          </wp:inline>
        </w:drawing>
      </w:r>
    </w:p>
    <w:p w:rsidR="00566D26" w:rsidRDefault="00566D26" w:rsidP="002F7CF8">
      <w:pPr>
        <w:autoSpaceDE w:val="0"/>
        <w:autoSpaceDN w:val="0"/>
        <w:adjustRightInd w:val="0"/>
        <w:spacing w:after="0" w:line="240" w:lineRule="auto"/>
        <w:jc w:val="center"/>
        <w:rPr>
          <w:rFonts w:ascii="Arial-Black" w:hAnsi="Arial-Black" w:cs="Arial-Black"/>
          <w:b/>
          <w:sz w:val="20"/>
          <w:szCs w:val="20"/>
          <w:lang w:eastAsia="fr-CA"/>
        </w:rPr>
      </w:pPr>
    </w:p>
    <w:p w:rsidR="009D5025" w:rsidRDefault="009D5025" w:rsidP="002F7CF8">
      <w:pPr>
        <w:autoSpaceDE w:val="0"/>
        <w:autoSpaceDN w:val="0"/>
        <w:adjustRightInd w:val="0"/>
        <w:spacing w:after="0" w:line="240" w:lineRule="auto"/>
        <w:jc w:val="center"/>
        <w:rPr>
          <w:rFonts w:ascii="Arial-Black" w:hAnsi="Arial-Black" w:cs="Arial-Black"/>
          <w:b/>
          <w:sz w:val="20"/>
          <w:szCs w:val="20"/>
          <w:lang w:eastAsia="fr-CA"/>
        </w:rPr>
      </w:pPr>
      <w:r w:rsidRPr="009D5025">
        <w:rPr>
          <w:rFonts w:ascii="Arial-Black" w:hAnsi="Arial-Black" w:cs="Arial-Black"/>
          <w:b/>
          <w:sz w:val="20"/>
          <w:szCs w:val="20"/>
          <w:lang w:eastAsia="fr-CA"/>
        </w:rPr>
        <w:lastRenderedPageBreak/>
        <w:t>SECTION 1 : PRÉSENTATION DE LA PERSONNE TECHNICIENNE ET DE SON UNITÉ</w:t>
      </w:r>
    </w:p>
    <w:p w:rsidR="009D5025" w:rsidRDefault="009D5025" w:rsidP="002F7CF8">
      <w:pPr>
        <w:autoSpaceDE w:val="0"/>
        <w:autoSpaceDN w:val="0"/>
        <w:adjustRightInd w:val="0"/>
        <w:spacing w:after="0" w:line="240" w:lineRule="auto"/>
        <w:jc w:val="center"/>
        <w:rPr>
          <w:rFonts w:ascii="Arial-Black" w:hAnsi="Arial-Black" w:cs="Arial-Black"/>
          <w:b/>
          <w:sz w:val="20"/>
          <w:szCs w:val="20"/>
          <w:lang w:eastAsia="fr-CA"/>
        </w:rPr>
      </w:pPr>
    </w:p>
    <w:p w:rsidR="009D5025" w:rsidRDefault="009D5025" w:rsidP="009D5025">
      <w:pPr>
        <w:autoSpaceDE w:val="0"/>
        <w:autoSpaceDN w:val="0"/>
        <w:adjustRightInd w:val="0"/>
        <w:spacing w:after="0" w:line="240" w:lineRule="auto"/>
        <w:rPr>
          <w:rFonts w:ascii="Arial-Black" w:hAnsi="Arial-Black" w:cs="Arial-Black"/>
          <w:b/>
          <w:sz w:val="20"/>
          <w:szCs w:val="20"/>
          <w:lang w:eastAsia="fr-CA"/>
        </w:rPr>
      </w:pPr>
    </w:p>
    <w:p w:rsidR="009D5025" w:rsidRDefault="009D5025" w:rsidP="009D5025">
      <w:pPr>
        <w:autoSpaceDE w:val="0"/>
        <w:autoSpaceDN w:val="0"/>
        <w:adjustRightInd w:val="0"/>
        <w:spacing w:after="0" w:line="240" w:lineRule="auto"/>
        <w:rPr>
          <w:rFonts w:ascii="Arial-Black" w:hAnsi="Arial-Black" w:cs="Arial-Black"/>
          <w:b/>
          <w:sz w:val="20"/>
          <w:szCs w:val="20"/>
          <w:u w:val="single"/>
          <w:lang w:eastAsia="fr-CA"/>
        </w:rPr>
      </w:pPr>
      <w:r w:rsidRPr="009D5025">
        <w:rPr>
          <w:rFonts w:ascii="Arial-Black" w:hAnsi="Arial-Black" w:cs="Arial-Black"/>
          <w:b/>
          <w:sz w:val="20"/>
          <w:szCs w:val="20"/>
          <w:u w:val="single"/>
          <w:lang w:eastAsia="fr-CA"/>
        </w:rPr>
        <w:t>1.</w:t>
      </w:r>
      <w:r>
        <w:rPr>
          <w:rFonts w:ascii="Arial-Black" w:hAnsi="Arial-Black" w:cs="Arial-Black"/>
          <w:b/>
          <w:sz w:val="20"/>
          <w:szCs w:val="20"/>
          <w:u w:val="single"/>
          <w:lang w:eastAsia="fr-CA"/>
        </w:rPr>
        <w:t xml:space="preserve"> Présentation de la personne technicienne dans son unité de travail :</w:t>
      </w:r>
    </w:p>
    <w:p w:rsidR="009D5025" w:rsidRDefault="009D5025" w:rsidP="009D5025">
      <w:pPr>
        <w:autoSpaceDE w:val="0"/>
        <w:autoSpaceDN w:val="0"/>
        <w:adjustRightInd w:val="0"/>
        <w:spacing w:after="0" w:line="240" w:lineRule="auto"/>
        <w:jc w:val="both"/>
        <w:rPr>
          <w:rFonts w:ascii="Arial-Black" w:hAnsi="Arial-Black" w:cs="Arial-Black"/>
          <w:b/>
          <w:sz w:val="20"/>
          <w:szCs w:val="20"/>
          <w:u w:val="single"/>
          <w:lang w:eastAsia="fr-CA"/>
        </w:rPr>
      </w:pPr>
    </w:p>
    <w:p w:rsidR="009D5025" w:rsidRDefault="009D5025" w:rsidP="009D5025">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Joignez l’organigramme de votre unité et identifiez les personnes dont les fonctions apparaissent et avec qui ou pour qui vous travaillez. L’organigramme est disponible auprès de la conseillère ou du conseiller attitré à votre unité.</w:t>
      </w:r>
    </w:p>
    <w:p w:rsidR="009D5025" w:rsidRDefault="009D5025" w:rsidP="009D5025">
      <w:pPr>
        <w:autoSpaceDE w:val="0"/>
        <w:autoSpaceDN w:val="0"/>
        <w:adjustRightInd w:val="0"/>
        <w:spacing w:after="0" w:line="240" w:lineRule="auto"/>
        <w:jc w:val="both"/>
        <w:rPr>
          <w:rFonts w:ascii="Arial" w:hAnsi="Arial" w:cs="Arial"/>
          <w:sz w:val="20"/>
          <w:szCs w:val="20"/>
          <w:lang w:eastAsia="fr-CA"/>
        </w:rPr>
      </w:pPr>
    </w:p>
    <w:p w:rsidR="009D5025" w:rsidRPr="003A5530" w:rsidRDefault="003A5530" w:rsidP="009D5025">
      <w:pPr>
        <w:autoSpaceDE w:val="0"/>
        <w:autoSpaceDN w:val="0"/>
        <w:adjustRightInd w:val="0"/>
        <w:spacing w:after="0" w:line="240" w:lineRule="auto"/>
        <w:jc w:val="both"/>
        <w:rPr>
          <w:rFonts w:ascii="Arial-Black" w:hAnsi="Arial-Black" w:cs="Arial-Black"/>
          <w:b/>
          <w:lang w:eastAsia="fr-CA"/>
        </w:rPr>
      </w:pPr>
      <w:r>
        <w:rPr>
          <w:rFonts w:ascii="Arial-Black" w:hAnsi="Arial-Black" w:cs="Arial-Black"/>
          <w:b/>
          <w:lang w:eastAsia="fr-CA"/>
        </w:rPr>
        <w:t>Employés du SAV</w:t>
      </w:r>
    </w:p>
    <w:p w:rsidR="002F7CF8" w:rsidRDefault="002F7CF8" w:rsidP="002F7CF8">
      <w:pPr>
        <w:autoSpaceDE w:val="0"/>
        <w:autoSpaceDN w:val="0"/>
        <w:adjustRightInd w:val="0"/>
        <w:spacing w:after="0" w:line="240" w:lineRule="auto"/>
        <w:jc w:val="center"/>
        <w:rPr>
          <w:rFonts w:ascii="Arial-Black" w:hAnsi="Arial-Black" w:cs="Arial-Black"/>
          <w:lang w:eastAsia="fr-CA"/>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26"/>
        <w:gridCol w:w="3136"/>
        <w:gridCol w:w="3402"/>
      </w:tblGrid>
      <w:tr w:rsidR="0040538D" w:rsidRPr="00C04481" w:rsidTr="003A5530">
        <w:tc>
          <w:tcPr>
            <w:tcW w:w="2926" w:type="dxa"/>
          </w:tcPr>
          <w:p w:rsidR="0040538D" w:rsidRPr="00C04481" w:rsidRDefault="0040538D" w:rsidP="00C04481">
            <w:pPr>
              <w:autoSpaceDE w:val="0"/>
              <w:autoSpaceDN w:val="0"/>
              <w:adjustRightInd w:val="0"/>
              <w:spacing w:after="0" w:line="240" w:lineRule="auto"/>
              <w:jc w:val="center"/>
              <w:rPr>
                <w:rFonts w:ascii="Arial-Black" w:hAnsi="Arial-Black" w:cs="Arial-Black"/>
                <w:b/>
                <w:lang w:eastAsia="fr-CA"/>
              </w:rPr>
            </w:pPr>
            <w:r w:rsidRPr="00C04481">
              <w:rPr>
                <w:rFonts w:ascii="Arial-Black" w:hAnsi="Arial-Black" w:cs="Arial-Black"/>
                <w:b/>
                <w:lang w:eastAsia="fr-CA"/>
              </w:rPr>
              <w:t>NOM</w:t>
            </w:r>
          </w:p>
        </w:tc>
        <w:tc>
          <w:tcPr>
            <w:tcW w:w="3136" w:type="dxa"/>
          </w:tcPr>
          <w:p w:rsidR="0040538D" w:rsidRPr="00C04481" w:rsidRDefault="0040538D" w:rsidP="00C04481">
            <w:pPr>
              <w:autoSpaceDE w:val="0"/>
              <w:autoSpaceDN w:val="0"/>
              <w:adjustRightInd w:val="0"/>
              <w:spacing w:after="0" w:line="240" w:lineRule="auto"/>
              <w:jc w:val="center"/>
              <w:rPr>
                <w:rFonts w:ascii="Arial-Black" w:hAnsi="Arial-Black" w:cs="Arial-Black"/>
                <w:b/>
                <w:lang w:eastAsia="fr-CA"/>
              </w:rPr>
            </w:pPr>
            <w:r w:rsidRPr="00C04481">
              <w:rPr>
                <w:rFonts w:ascii="Arial-Black" w:hAnsi="Arial-Black" w:cs="Arial-Black"/>
                <w:b/>
                <w:lang w:eastAsia="fr-CA"/>
              </w:rPr>
              <w:t>FONCTION</w:t>
            </w:r>
          </w:p>
        </w:tc>
        <w:tc>
          <w:tcPr>
            <w:tcW w:w="3402" w:type="dxa"/>
          </w:tcPr>
          <w:p w:rsidR="0040538D" w:rsidRPr="00C04481" w:rsidRDefault="0040538D" w:rsidP="00C04481">
            <w:pPr>
              <w:autoSpaceDE w:val="0"/>
              <w:autoSpaceDN w:val="0"/>
              <w:adjustRightInd w:val="0"/>
              <w:spacing w:after="0" w:line="240" w:lineRule="auto"/>
              <w:jc w:val="center"/>
              <w:rPr>
                <w:rFonts w:ascii="Arial-Black" w:hAnsi="Arial-Black" w:cs="Arial-Black"/>
                <w:b/>
                <w:lang w:eastAsia="fr-CA"/>
              </w:rPr>
            </w:pPr>
            <w:r w:rsidRPr="00C04481">
              <w:rPr>
                <w:rFonts w:ascii="Arial-Black" w:hAnsi="Arial-Black" w:cs="Arial-Black"/>
                <w:b/>
                <w:lang w:eastAsia="fr-CA"/>
              </w:rPr>
              <w:t>LIEN</w:t>
            </w:r>
          </w:p>
        </w:tc>
      </w:tr>
      <w:tr w:rsidR="0040538D" w:rsidRPr="00C04481" w:rsidTr="003A5530">
        <w:tc>
          <w:tcPr>
            <w:tcW w:w="2926" w:type="dxa"/>
          </w:tcPr>
          <w:p w:rsidR="00BA588A" w:rsidRPr="00C04481" w:rsidRDefault="0040538D"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Martin Rivet</w:t>
            </w:r>
          </w:p>
        </w:tc>
        <w:tc>
          <w:tcPr>
            <w:tcW w:w="3136" w:type="dxa"/>
          </w:tcPr>
          <w:p w:rsidR="0040538D" w:rsidRPr="00C04481" w:rsidRDefault="0040538D"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Directeur</w:t>
            </w:r>
          </w:p>
        </w:tc>
        <w:tc>
          <w:tcPr>
            <w:tcW w:w="3402" w:type="dxa"/>
          </w:tcPr>
          <w:p w:rsidR="0040538D" w:rsidRPr="00C04481" w:rsidRDefault="0040538D"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Supérieur</w:t>
            </w:r>
          </w:p>
        </w:tc>
      </w:tr>
      <w:tr w:rsidR="00BA588A" w:rsidRPr="00C04481" w:rsidTr="003A5530">
        <w:tc>
          <w:tcPr>
            <w:tcW w:w="2926" w:type="dxa"/>
          </w:tcPr>
          <w:p w:rsidR="00BA588A" w:rsidRPr="00C04481" w:rsidRDefault="00E80F18"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Dominique Besner</w:t>
            </w:r>
          </w:p>
        </w:tc>
        <w:tc>
          <w:tcPr>
            <w:tcW w:w="3136" w:type="dxa"/>
          </w:tcPr>
          <w:p w:rsidR="00BA588A" w:rsidRPr="00C04481" w:rsidRDefault="00BA588A"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Directeur adjoint</w:t>
            </w:r>
          </w:p>
        </w:tc>
        <w:tc>
          <w:tcPr>
            <w:tcW w:w="3402" w:type="dxa"/>
          </w:tcPr>
          <w:p w:rsidR="00BA588A" w:rsidRPr="00C04481" w:rsidRDefault="00BA588A"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Supérieur immédiat</w:t>
            </w:r>
          </w:p>
        </w:tc>
      </w:tr>
      <w:tr w:rsidR="0040538D" w:rsidRPr="00C04481" w:rsidTr="003A5530">
        <w:tc>
          <w:tcPr>
            <w:tcW w:w="2926" w:type="dxa"/>
          </w:tcPr>
          <w:p w:rsidR="0040538D" w:rsidRPr="00C04481" w:rsidRDefault="0040538D"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Alain Jobin</w:t>
            </w:r>
          </w:p>
        </w:tc>
        <w:tc>
          <w:tcPr>
            <w:tcW w:w="3136" w:type="dxa"/>
          </w:tcPr>
          <w:p w:rsidR="0040538D" w:rsidRPr="00C04481" w:rsidRDefault="0040538D"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Spécialiste en technologie</w:t>
            </w:r>
          </w:p>
          <w:p w:rsidR="0040538D" w:rsidRPr="00C04481" w:rsidRDefault="0040538D"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audiovisuel</w:t>
            </w:r>
          </w:p>
        </w:tc>
        <w:tc>
          <w:tcPr>
            <w:tcW w:w="3402" w:type="dxa"/>
          </w:tcPr>
          <w:p w:rsidR="0040538D" w:rsidRPr="00C04481" w:rsidRDefault="00BA588A" w:rsidP="00BA588A">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P</w:t>
            </w:r>
            <w:r w:rsidR="0040538D" w:rsidRPr="00C04481">
              <w:rPr>
                <w:rFonts w:ascii="Arial-Black" w:hAnsi="Arial-Black" w:cs="Arial-Black"/>
                <w:lang w:eastAsia="fr-CA"/>
              </w:rPr>
              <w:t>rofessionnel,</w:t>
            </w:r>
            <w:r>
              <w:rPr>
                <w:rFonts w:ascii="Arial-Black" w:hAnsi="Arial-Black" w:cs="Arial-Black"/>
                <w:lang w:eastAsia="fr-CA"/>
              </w:rPr>
              <w:t xml:space="preserve"> collègue Responsable aux i</w:t>
            </w:r>
            <w:r w:rsidR="0040538D" w:rsidRPr="00C04481">
              <w:rPr>
                <w:rFonts w:ascii="Arial-Black" w:hAnsi="Arial-Black" w:cs="Arial-Black"/>
                <w:lang w:eastAsia="fr-CA"/>
              </w:rPr>
              <w:t>nstallations</w:t>
            </w:r>
          </w:p>
        </w:tc>
      </w:tr>
      <w:tr w:rsidR="0040538D" w:rsidRPr="00C04481" w:rsidTr="003A5530">
        <w:tc>
          <w:tcPr>
            <w:tcW w:w="2926" w:type="dxa"/>
          </w:tcPr>
          <w:p w:rsidR="0040538D" w:rsidRPr="00C04481" w:rsidRDefault="0040538D"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Dan Nguyen</w:t>
            </w:r>
          </w:p>
        </w:tc>
        <w:tc>
          <w:tcPr>
            <w:tcW w:w="3136" w:type="dxa"/>
          </w:tcPr>
          <w:p w:rsidR="0040538D" w:rsidRPr="00C04481" w:rsidRDefault="0040538D"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Spécialiste en technologie</w:t>
            </w:r>
          </w:p>
          <w:p w:rsidR="0040538D" w:rsidRPr="00C04481" w:rsidRDefault="0040538D"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audiovisuel</w:t>
            </w:r>
          </w:p>
        </w:tc>
        <w:tc>
          <w:tcPr>
            <w:tcW w:w="3402" w:type="dxa"/>
          </w:tcPr>
          <w:p w:rsidR="0040538D" w:rsidRPr="00C04481" w:rsidRDefault="005F3477" w:rsidP="00BA588A">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P</w:t>
            </w:r>
            <w:r w:rsidR="0040538D" w:rsidRPr="00C04481">
              <w:rPr>
                <w:rFonts w:ascii="Arial-Black" w:hAnsi="Arial-Black" w:cs="Arial-Black"/>
                <w:lang w:eastAsia="fr-CA"/>
              </w:rPr>
              <w:t xml:space="preserve">rofessionnel, </w:t>
            </w:r>
            <w:r w:rsidR="00BA588A">
              <w:rPr>
                <w:rFonts w:ascii="Arial-Black" w:hAnsi="Arial-Black" w:cs="Arial-Black"/>
                <w:lang w:eastAsia="fr-CA"/>
              </w:rPr>
              <w:t>collègue</w:t>
            </w:r>
            <w:r w:rsidR="003A5530">
              <w:rPr>
                <w:rFonts w:ascii="Arial-Black" w:hAnsi="Arial-Black" w:cs="Arial-Black"/>
                <w:lang w:eastAsia="fr-CA"/>
              </w:rPr>
              <w:t>,</w:t>
            </w:r>
            <w:r w:rsidR="0040538D" w:rsidRPr="00C04481">
              <w:rPr>
                <w:rFonts w:ascii="Arial-Black" w:hAnsi="Arial-Black" w:cs="Arial-Black"/>
                <w:lang w:eastAsia="fr-CA"/>
              </w:rPr>
              <w:t xml:space="preserve"> responsable aux </w:t>
            </w:r>
            <w:r w:rsidR="00547FE3" w:rsidRPr="00C04481">
              <w:rPr>
                <w:rFonts w:ascii="Arial-Black" w:hAnsi="Arial-Black" w:cs="Arial-Black"/>
                <w:lang w:eastAsia="fr-CA"/>
              </w:rPr>
              <w:t>achats</w:t>
            </w:r>
          </w:p>
        </w:tc>
      </w:tr>
      <w:tr w:rsidR="0040538D" w:rsidRPr="00C04481" w:rsidTr="003A5530">
        <w:tc>
          <w:tcPr>
            <w:tcW w:w="2926" w:type="dxa"/>
          </w:tcPr>
          <w:p w:rsidR="0040538D"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Pierre Lafleur</w:t>
            </w:r>
          </w:p>
        </w:tc>
        <w:tc>
          <w:tcPr>
            <w:tcW w:w="3136" w:type="dxa"/>
          </w:tcPr>
          <w:p w:rsidR="0040538D"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 w:hAnsi="Arial" w:cs="Arial"/>
                <w:color w:val="000000"/>
              </w:rPr>
              <w:t>Préposé à l</w:t>
            </w:r>
            <w:r w:rsidR="00BA588A">
              <w:rPr>
                <w:rFonts w:ascii="Arial" w:hAnsi="Arial" w:cs="Arial"/>
                <w:color w:val="000000"/>
              </w:rPr>
              <w:t>’</w:t>
            </w:r>
            <w:r w:rsidRPr="00C04481">
              <w:rPr>
                <w:rFonts w:ascii="Arial" w:hAnsi="Arial" w:cs="Arial"/>
                <w:color w:val="000000"/>
              </w:rPr>
              <w:t>audiovisuel</w:t>
            </w:r>
          </w:p>
        </w:tc>
        <w:tc>
          <w:tcPr>
            <w:tcW w:w="3402" w:type="dxa"/>
          </w:tcPr>
          <w:p w:rsidR="0040538D"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Collègue (responsable aux achats)</w:t>
            </w:r>
          </w:p>
        </w:tc>
      </w:tr>
      <w:tr w:rsidR="0040538D" w:rsidRPr="00C04481" w:rsidTr="003A5530">
        <w:tc>
          <w:tcPr>
            <w:tcW w:w="2926" w:type="dxa"/>
          </w:tcPr>
          <w:p w:rsidR="0040538D"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André Degrandpré</w:t>
            </w:r>
          </w:p>
        </w:tc>
        <w:tc>
          <w:tcPr>
            <w:tcW w:w="3136" w:type="dxa"/>
          </w:tcPr>
          <w:p w:rsidR="0040538D"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Technicien en électronique</w:t>
            </w:r>
          </w:p>
        </w:tc>
        <w:tc>
          <w:tcPr>
            <w:tcW w:w="3402" w:type="dxa"/>
          </w:tcPr>
          <w:p w:rsidR="0040538D" w:rsidRPr="00C04481" w:rsidRDefault="003A5530"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Collègue, chef</w:t>
            </w:r>
            <w:r w:rsidR="00547FE3" w:rsidRPr="00C04481">
              <w:rPr>
                <w:rFonts w:ascii="Arial-Black" w:hAnsi="Arial-Black" w:cs="Arial-Black"/>
                <w:lang w:eastAsia="fr-CA"/>
              </w:rPr>
              <w:t xml:space="preserve"> d’équipe</w:t>
            </w:r>
          </w:p>
        </w:tc>
      </w:tr>
      <w:tr w:rsidR="0040538D" w:rsidRPr="00C04481" w:rsidTr="003A5530">
        <w:tc>
          <w:tcPr>
            <w:tcW w:w="2926" w:type="dxa"/>
          </w:tcPr>
          <w:p w:rsidR="0040538D"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 xml:space="preserve">Sébastien Lavoie </w:t>
            </w:r>
            <w:proofErr w:type="spellStart"/>
            <w:r w:rsidRPr="00C04481">
              <w:rPr>
                <w:rFonts w:ascii="Arial-Black" w:hAnsi="Arial-Black" w:cs="Arial-Black"/>
                <w:lang w:eastAsia="fr-CA"/>
              </w:rPr>
              <w:t>Magoon</w:t>
            </w:r>
            <w:proofErr w:type="spellEnd"/>
          </w:p>
        </w:tc>
        <w:tc>
          <w:tcPr>
            <w:tcW w:w="3136" w:type="dxa"/>
          </w:tcPr>
          <w:p w:rsidR="0040538D"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Technicien en électronique</w:t>
            </w:r>
          </w:p>
        </w:tc>
        <w:tc>
          <w:tcPr>
            <w:tcW w:w="3402" w:type="dxa"/>
          </w:tcPr>
          <w:p w:rsidR="0040538D"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Collègue</w:t>
            </w:r>
          </w:p>
        </w:tc>
      </w:tr>
      <w:tr w:rsidR="0040538D" w:rsidRPr="00C04481" w:rsidTr="003A5530">
        <w:tc>
          <w:tcPr>
            <w:tcW w:w="2926" w:type="dxa"/>
          </w:tcPr>
          <w:p w:rsidR="0040538D"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Jean-François Plante</w:t>
            </w:r>
          </w:p>
        </w:tc>
        <w:tc>
          <w:tcPr>
            <w:tcW w:w="3136" w:type="dxa"/>
          </w:tcPr>
          <w:p w:rsidR="0040538D"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Technicien en électronique</w:t>
            </w:r>
          </w:p>
        </w:tc>
        <w:tc>
          <w:tcPr>
            <w:tcW w:w="3402" w:type="dxa"/>
          </w:tcPr>
          <w:p w:rsidR="0040538D"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Collègue</w:t>
            </w:r>
          </w:p>
        </w:tc>
      </w:tr>
      <w:tr w:rsidR="00547FE3" w:rsidRPr="00C04481" w:rsidTr="003A5530">
        <w:tc>
          <w:tcPr>
            <w:tcW w:w="2926" w:type="dxa"/>
          </w:tcPr>
          <w:p w:rsidR="00547FE3"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Julien Bélanger</w:t>
            </w:r>
          </w:p>
        </w:tc>
        <w:tc>
          <w:tcPr>
            <w:tcW w:w="3136" w:type="dxa"/>
          </w:tcPr>
          <w:p w:rsidR="00547FE3"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Technicien en électronique</w:t>
            </w:r>
          </w:p>
        </w:tc>
        <w:tc>
          <w:tcPr>
            <w:tcW w:w="3402" w:type="dxa"/>
          </w:tcPr>
          <w:p w:rsidR="00547FE3"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Collègue</w:t>
            </w:r>
          </w:p>
        </w:tc>
      </w:tr>
      <w:tr w:rsidR="00547FE3" w:rsidRPr="00C04481" w:rsidTr="003A5530">
        <w:tc>
          <w:tcPr>
            <w:tcW w:w="2926" w:type="dxa"/>
          </w:tcPr>
          <w:p w:rsidR="00547FE3"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Maxime Clément</w:t>
            </w:r>
          </w:p>
        </w:tc>
        <w:tc>
          <w:tcPr>
            <w:tcW w:w="3136" w:type="dxa"/>
          </w:tcPr>
          <w:p w:rsidR="00547FE3"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Technicien en électronique</w:t>
            </w:r>
          </w:p>
        </w:tc>
        <w:tc>
          <w:tcPr>
            <w:tcW w:w="3402" w:type="dxa"/>
          </w:tcPr>
          <w:p w:rsidR="00547FE3"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Collègue</w:t>
            </w:r>
          </w:p>
        </w:tc>
      </w:tr>
      <w:tr w:rsidR="00547FE3" w:rsidRPr="00C04481" w:rsidTr="003A5530">
        <w:tc>
          <w:tcPr>
            <w:tcW w:w="2926" w:type="dxa"/>
          </w:tcPr>
          <w:p w:rsidR="00547FE3"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Daniel Racine</w:t>
            </w:r>
          </w:p>
        </w:tc>
        <w:tc>
          <w:tcPr>
            <w:tcW w:w="3136" w:type="dxa"/>
          </w:tcPr>
          <w:p w:rsidR="00547FE3"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Technicien en électronique</w:t>
            </w:r>
          </w:p>
        </w:tc>
        <w:tc>
          <w:tcPr>
            <w:tcW w:w="3402" w:type="dxa"/>
          </w:tcPr>
          <w:p w:rsidR="00547FE3"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Collègue</w:t>
            </w:r>
          </w:p>
        </w:tc>
      </w:tr>
      <w:tr w:rsidR="00547FE3" w:rsidRPr="00C04481" w:rsidTr="003A5530">
        <w:tc>
          <w:tcPr>
            <w:tcW w:w="2926" w:type="dxa"/>
          </w:tcPr>
          <w:p w:rsidR="00547FE3"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Jacques Desrochers</w:t>
            </w:r>
          </w:p>
        </w:tc>
        <w:tc>
          <w:tcPr>
            <w:tcW w:w="3136" w:type="dxa"/>
          </w:tcPr>
          <w:p w:rsidR="00547FE3"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Technicien en électronique</w:t>
            </w:r>
          </w:p>
        </w:tc>
        <w:tc>
          <w:tcPr>
            <w:tcW w:w="3402" w:type="dxa"/>
          </w:tcPr>
          <w:p w:rsidR="00547FE3" w:rsidRPr="00C04481" w:rsidRDefault="00547FE3" w:rsidP="003A5530">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 xml:space="preserve">Collègue </w:t>
            </w:r>
            <w:r w:rsidR="00BA588A">
              <w:rPr>
                <w:rFonts w:ascii="Arial-Black" w:hAnsi="Arial-Black" w:cs="Arial-Black"/>
                <w:lang w:eastAsia="fr-CA"/>
              </w:rPr>
              <w:t xml:space="preserve">Technicien Classe </w:t>
            </w:r>
            <w:r w:rsidR="003A5530">
              <w:rPr>
                <w:rFonts w:ascii="Arial-Black" w:hAnsi="Arial-Black" w:cs="Arial-Black"/>
                <w:lang w:eastAsia="fr-CA"/>
              </w:rPr>
              <w:t>1</w:t>
            </w:r>
          </w:p>
        </w:tc>
      </w:tr>
      <w:tr w:rsidR="00547FE3" w:rsidRPr="00C04481" w:rsidTr="003A5530">
        <w:tc>
          <w:tcPr>
            <w:tcW w:w="2926" w:type="dxa"/>
          </w:tcPr>
          <w:p w:rsidR="00547FE3" w:rsidRPr="00C04481" w:rsidRDefault="00712842"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Claude Bouthillette</w:t>
            </w:r>
          </w:p>
        </w:tc>
        <w:tc>
          <w:tcPr>
            <w:tcW w:w="3136" w:type="dxa"/>
          </w:tcPr>
          <w:p w:rsidR="00547FE3" w:rsidRPr="00C04481" w:rsidRDefault="00547FE3" w:rsidP="00C04481">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Technicien en électronique</w:t>
            </w:r>
          </w:p>
        </w:tc>
        <w:tc>
          <w:tcPr>
            <w:tcW w:w="3402" w:type="dxa"/>
          </w:tcPr>
          <w:p w:rsidR="00547FE3" w:rsidRPr="00C04481" w:rsidRDefault="00BA588A"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 xml:space="preserve">Collègue </w:t>
            </w:r>
            <w:r w:rsidR="00712842" w:rsidRPr="00C04481">
              <w:rPr>
                <w:rFonts w:ascii="Arial-Black" w:hAnsi="Arial-Black" w:cs="Arial-Black"/>
                <w:lang w:eastAsia="fr-CA"/>
              </w:rPr>
              <w:t>Technicien Classe 1</w:t>
            </w:r>
          </w:p>
        </w:tc>
      </w:tr>
      <w:tr w:rsidR="00FB4489" w:rsidRPr="00C04481" w:rsidTr="003A5530">
        <w:tc>
          <w:tcPr>
            <w:tcW w:w="2926" w:type="dxa"/>
          </w:tcPr>
          <w:p w:rsidR="00FB4489" w:rsidRPr="00C04481" w:rsidRDefault="00FB4489"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Alain Provost</w:t>
            </w:r>
          </w:p>
        </w:tc>
        <w:tc>
          <w:tcPr>
            <w:tcW w:w="3136" w:type="dxa"/>
          </w:tcPr>
          <w:p w:rsidR="00FB4489" w:rsidRPr="00C04481" w:rsidRDefault="00FB4489" w:rsidP="00FB4489">
            <w:pPr>
              <w:tabs>
                <w:tab w:val="left" w:pos="1980"/>
              </w:tabs>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Technicien en électronique</w:t>
            </w:r>
          </w:p>
        </w:tc>
        <w:tc>
          <w:tcPr>
            <w:tcW w:w="3402" w:type="dxa"/>
          </w:tcPr>
          <w:p w:rsidR="00FB4489" w:rsidRPr="00C04481" w:rsidRDefault="00BA588A"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Collègue Technicien Classe 1</w:t>
            </w:r>
          </w:p>
        </w:tc>
      </w:tr>
      <w:tr w:rsidR="00BA588A" w:rsidRPr="00C04481" w:rsidTr="003A5530">
        <w:tc>
          <w:tcPr>
            <w:tcW w:w="2926" w:type="dxa"/>
          </w:tcPr>
          <w:p w:rsidR="00BA588A" w:rsidRDefault="00BA588A"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Daniel Gendron</w:t>
            </w:r>
          </w:p>
        </w:tc>
        <w:tc>
          <w:tcPr>
            <w:tcW w:w="3136" w:type="dxa"/>
          </w:tcPr>
          <w:p w:rsidR="00BA588A" w:rsidRPr="00C04481" w:rsidRDefault="00BA588A" w:rsidP="00FB4489">
            <w:pPr>
              <w:tabs>
                <w:tab w:val="left" w:pos="1980"/>
              </w:tabs>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Technicien en soutien média</w:t>
            </w:r>
          </w:p>
        </w:tc>
        <w:tc>
          <w:tcPr>
            <w:tcW w:w="3402" w:type="dxa"/>
          </w:tcPr>
          <w:p w:rsidR="003A5530" w:rsidRPr="00C04481" w:rsidRDefault="00BA588A"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Collègue Technicien Classe 1</w:t>
            </w:r>
          </w:p>
        </w:tc>
      </w:tr>
      <w:tr w:rsidR="00616333" w:rsidRPr="00C04481" w:rsidTr="003A5530">
        <w:tc>
          <w:tcPr>
            <w:tcW w:w="2926" w:type="dxa"/>
          </w:tcPr>
          <w:p w:rsidR="00616333" w:rsidRDefault="00616333"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Gabriel Com</w:t>
            </w:r>
          </w:p>
        </w:tc>
        <w:tc>
          <w:tcPr>
            <w:tcW w:w="3136" w:type="dxa"/>
          </w:tcPr>
          <w:p w:rsidR="00616333" w:rsidRDefault="00616333" w:rsidP="00FB4489">
            <w:pPr>
              <w:tabs>
                <w:tab w:val="left" w:pos="1980"/>
              </w:tabs>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Technicien en production multimédia</w:t>
            </w:r>
          </w:p>
        </w:tc>
        <w:tc>
          <w:tcPr>
            <w:tcW w:w="3402" w:type="dxa"/>
          </w:tcPr>
          <w:p w:rsidR="00616333" w:rsidRDefault="00616333"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Collègue</w:t>
            </w:r>
          </w:p>
        </w:tc>
      </w:tr>
      <w:tr w:rsidR="003A5530" w:rsidRPr="00C04481" w:rsidTr="003A5530">
        <w:tc>
          <w:tcPr>
            <w:tcW w:w="2926" w:type="dxa"/>
          </w:tcPr>
          <w:p w:rsidR="003A5530" w:rsidRDefault="003A5530"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Richard Beaudry</w:t>
            </w:r>
          </w:p>
        </w:tc>
        <w:tc>
          <w:tcPr>
            <w:tcW w:w="3136" w:type="dxa"/>
          </w:tcPr>
          <w:p w:rsidR="003A5530" w:rsidRPr="00C04481" w:rsidRDefault="003A5530" w:rsidP="003A5530">
            <w:pPr>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Spécialiste en technologie</w:t>
            </w:r>
          </w:p>
          <w:p w:rsidR="003A5530" w:rsidRDefault="003A5530" w:rsidP="003A5530">
            <w:pPr>
              <w:tabs>
                <w:tab w:val="left" w:pos="1980"/>
              </w:tabs>
              <w:autoSpaceDE w:val="0"/>
              <w:autoSpaceDN w:val="0"/>
              <w:adjustRightInd w:val="0"/>
              <w:spacing w:after="0" w:line="240" w:lineRule="auto"/>
              <w:rPr>
                <w:rFonts w:ascii="Arial-Black" w:hAnsi="Arial-Black" w:cs="Arial-Black"/>
                <w:lang w:eastAsia="fr-CA"/>
              </w:rPr>
            </w:pPr>
            <w:r w:rsidRPr="00C04481">
              <w:rPr>
                <w:rFonts w:ascii="Arial-Black" w:hAnsi="Arial-Black" w:cs="Arial-Black"/>
                <w:lang w:eastAsia="fr-CA"/>
              </w:rPr>
              <w:t>Audiovisuel</w:t>
            </w:r>
            <w:r>
              <w:rPr>
                <w:rFonts w:ascii="Arial-Black" w:hAnsi="Arial-Black" w:cs="Arial-Black"/>
                <w:lang w:eastAsia="fr-CA"/>
              </w:rPr>
              <w:t xml:space="preserve"> (Retraité)</w:t>
            </w:r>
          </w:p>
        </w:tc>
        <w:tc>
          <w:tcPr>
            <w:tcW w:w="3402" w:type="dxa"/>
          </w:tcPr>
          <w:p w:rsidR="003A5530" w:rsidRDefault="003A5530" w:rsidP="00C04481">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P</w:t>
            </w:r>
            <w:r w:rsidRPr="00C04481">
              <w:rPr>
                <w:rFonts w:ascii="Arial-Black" w:hAnsi="Arial-Black" w:cs="Arial-Black"/>
                <w:lang w:eastAsia="fr-CA"/>
              </w:rPr>
              <w:t>rofessionnel,</w:t>
            </w:r>
            <w:r>
              <w:rPr>
                <w:rFonts w:ascii="Arial-Black" w:hAnsi="Arial-Black" w:cs="Arial-Black"/>
                <w:lang w:eastAsia="fr-CA"/>
              </w:rPr>
              <w:t xml:space="preserve"> collègue Responsable aux i</w:t>
            </w:r>
            <w:r w:rsidRPr="00C04481">
              <w:rPr>
                <w:rFonts w:ascii="Arial-Black" w:hAnsi="Arial-Black" w:cs="Arial-Black"/>
                <w:lang w:eastAsia="fr-CA"/>
              </w:rPr>
              <w:t>nstallations</w:t>
            </w:r>
            <w:r>
              <w:rPr>
                <w:rFonts w:ascii="Arial-Black" w:hAnsi="Arial-Black" w:cs="Arial-Black"/>
                <w:lang w:eastAsia="fr-CA"/>
              </w:rPr>
              <w:t xml:space="preserve"> et aux achats</w:t>
            </w:r>
          </w:p>
        </w:tc>
      </w:tr>
    </w:tbl>
    <w:p w:rsidR="002F7CF8" w:rsidRDefault="002F7CF8" w:rsidP="002F7CF8">
      <w:pPr>
        <w:autoSpaceDE w:val="0"/>
        <w:autoSpaceDN w:val="0"/>
        <w:adjustRightInd w:val="0"/>
        <w:spacing w:after="0" w:line="240" w:lineRule="auto"/>
        <w:jc w:val="center"/>
        <w:rPr>
          <w:rFonts w:ascii="Arial-Black" w:hAnsi="Arial-Black" w:cs="Arial-Black"/>
          <w:lang w:eastAsia="fr-CA"/>
        </w:rPr>
      </w:pPr>
    </w:p>
    <w:p w:rsidR="003A5530" w:rsidRDefault="003A5530" w:rsidP="003A5530">
      <w:pPr>
        <w:autoSpaceDE w:val="0"/>
        <w:autoSpaceDN w:val="0"/>
        <w:adjustRightInd w:val="0"/>
        <w:spacing w:after="0" w:line="240" w:lineRule="auto"/>
        <w:rPr>
          <w:rFonts w:ascii="Arial-Black" w:hAnsi="Arial-Black" w:cs="Arial-Black"/>
          <w:b/>
          <w:lang w:eastAsia="fr-CA"/>
        </w:rPr>
      </w:pPr>
      <w:r>
        <w:rPr>
          <w:rFonts w:ascii="Arial-Black" w:hAnsi="Arial-Black" w:cs="Arial-Black"/>
          <w:b/>
          <w:lang w:eastAsia="fr-CA"/>
        </w:rPr>
        <w:t>Employés de d’autres unités en lien avec mon travail</w:t>
      </w:r>
    </w:p>
    <w:p w:rsidR="003A5530" w:rsidRDefault="003A5530" w:rsidP="003A5530">
      <w:pPr>
        <w:autoSpaceDE w:val="0"/>
        <w:autoSpaceDN w:val="0"/>
        <w:adjustRightInd w:val="0"/>
        <w:spacing w:after="0" w:line="240" w:lineRule="auto"/>
        <w:rPr>
          <w:rFonts w:ascii="Arial-Black" w:hAnsi="Arial-Black" w:cs="Arial-Black"/>
          <w:b/>
          <w:lang w:eastAsia="fr-C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26"/>
        <w:gridCol w:w="2927"/>
        <w:gridCol w:w="2927"/>
      </w:tblGrid>
      <w:tr w:rsidR="003A5530" w:rsidRPr="004C6599" w:rsidTr="004C6599">
        <w:tc>
          <w:tcPr>
            <w:tcW w:w="2926" w:type="dxa"/>
          </w:tcPr>
          <w:p w:rsidR="003A5530" w:rsidRPr="004C6599" w:rsidRDefault="003A5530" w:rsidP="004C6599">
            <w:pPr>
              <w:autoSpaceDE w:val="0"/>
              <w:autoSpaceDN w:val="0"/>
              <w:adjustRightInd w:val="0"/>
              <w:spacing w:after="0" w:line="240" w:lineRule="auto"/>
              <w:jc w:val="center"/>
              <w:rPr>
                <w:rFonts w:ascii="Arial-Black" w:hAnsi="Arial-Black" w:cs="Arial-Black"/>
                <w:b/>
                <w:lang w:eastAsia="fr-CA"/>
              </w:rPr>
            </w:pPr>
            <w:r w:rsidRPr="004C6599">
              <w:rPr>
                <w:rFonts w:ascii="Arial-Black" w:hAnsi="Arial-Black" w:cs="Arial-Black"/>
                <w:b/>
                <w:lang w:eastAsia="fr-CA"/>
              </w:rPr>
              <w:t>NOM</w:t>
            </w:r>
          </w:p>
        </w:tc>
        <w:tc>
          <w:tcPr>
            <w:tcW w:w="2927" w:type="dxa"/>
          </w:tcPr>
          <w:p w:rsidR="003A5530" w:rsidRPr="004C6599" w:rsidRDefault="003A5530" w:rsidP="004C6599">
            <w:pPr>
              <w:autoSpaceDE w:val="0"/>
              <w:autoSpaceDN w:val="0"/>
              <w:adjustRightInd w:val="0"/>
              <w:spacing w:after="0" w:line="240" w:lineRule="auto"/>
              <w:jc w:val="center"/>
              <w:rPr>
                <w:rFonts w:ascii="Arial-Black" w:hAnsi="Arial-Black" w:cs="Arial-Black"/>
                <w:b/>
                <w:lang w:eastAsia="fr-CA"/>
              </w:rPr>
            </w:pPr>
            <w:r w:rsidRPr="004C6599">
              <w:rPr>
                <w:rFonts w:ascii="Arial-Black" w:hAnsi="Arial-Black" w:cs="Arial-Black"/>
                <w:b/>
                <w:lang w:eastAsia="fr-CA"/>
              </w:rPr>
              <w:t>FONCTION</w:t>
            </w:r>
          </w:p>
        </w:tc>
        <w:tc>
          <w:tcPr>
            <w:tcW w:w="2927" w:type="dxa"/>
          </w:tcPr>
          <w:p w:rsidR="003A5530" w:rsidRPr="004C6599" w:rsidRDefault="003A5530" w:rsidP="004C6599">
            <w:pPr>
              <w:autoSpaceDE w:val="0"/>
              <w:autoSpaceDN w:val="0"/>
              <w:adjustRightInd w:val="0"/>
              <w:spacing w:after="0" w:line="240" w:lineRule="auto"/>
              <w:jc w:val="center"/>
              <w:rPr>
                <w:rFonts w:ascii="Arial-Black" w:hAnsi="Arial-Black" w:cs="Arial-Black"/>
                <w:b/>
                <w:lang w:eastAsia="fr-CA"/>
              </w:rPr>
            </w:pPr>
            <w:r w:rsidRPr="004C6599">
              <w:rPr>
                <w:rFonts w:ascii="Arial-Black" w:hAnsi="Arial-Black" w:cs="Arial-Black"/>
                <w:b/>
                <w:lang w:eastAsia="fr-CA"/>
              </w:rPr>
              <w:t>UNITÉS</w:t>
            </w:r>
          </w:p>
        </w:tc>
      </w:tr>
      <w:tr w:rsidR="003A5530" w:rsidRPr="004C6599" w:rsidTr="004C6599">
        <w:tc>
          <w:tcPr>
            <w:tcW w:w="2926" w:type="dxa"/>
          </w:tcPr>
          <w:p w:rsidR="003A5530" w:rsidRPr="004C6599" w:rsidRDefault="003A5530" w:rsidP="004C6599">
            <w:pPr>
              <w:autoSpaceDE w:val="0"/>
              <w:autoSpaceDN w:val="0"/>
              <w:adjustRightInd w:val="0"/>
              <w:spacing w:after="0" w:line="240" w:lineRule="auto"/>
              <w:rPr>
                <w:rFonts w:ascii="Arial-Black" w:hAnsi="Arial-Black" w:cs="Arial-Black"/>
                <w:lang w:eastAsia="fr-CA"/>
              </w:rPr>
            </w:pPr>
            <w:r w:rsidRPr="004C6599">
              <w:rPr>
                <w:rFonts w:ascii="Arial-Black" w:hAnsi="Arial-Black" w:cs="Arial-Black"/>
                <w:lang w:eastAsia="fr-CA"/>
              </w:rPr>
              <w:t>René Lemire</w:t>
            </w:r>
          </w:p>
        </w:tc>
        <w:tc>
          <w:tcPr>
            <w:tcW w:w="2927" w:type="dxa"/>
          </w:tcPr>
          <w:p w:rsidR="003A5530" w:rsidRPr="004C6599" w:rsidRDefault="003A5530" w:rsidP="004C6599">
            <w:pPr>
              <w:autoSpaceDE w:val="0"/>
              <w:autoSpaceDN w:val="0"/>
              <w:adjustRightInd w:val="0"/>
              <w:spacing w:after="0" w:line="240" w:lineRule="auto"/>
              <w:rPr>
                <w:rFonts w:ascii="Arial-Black" w:hAnsi="Arial-Black" w:cs="Arial-Black"/>
                <w:lang w:eastAsia="fr-CA"/>
              </w:rPr>
            </w:pPr>
            <w:r w:rsidRPr="004C6599">
              <w:rPr>
                <w:rFonts w:ascii="Arial-Black" w:hAnsi="Arial-Black" w:cs="Arial-Black"/>
                <w:lang w:eastAsia="fr-CA"/>
              </w:rPr>
              <w:t>Chargé de projet en production des arts médiatiques</w:t>
            </w:r>
          </w:p>
        </w:tc>
        <w:tc>
          <w:tcPr>
            <w:tcW w:w="2927" w:type="dxa"/>
          </w:tcPr>
          <w:p w:rsidR="003A5530" w:rsidRPr="004C6599" w:rsidRDefault="003A5530" w:rsidP="004C6599">
            <w:pPr>
              <w:autoSpaceDE w:val="0"/>
              <w:autoSpaceDN w:val="0"/>
              <w:adjustRightInd w:val="0"/>
              <w:spacing w:after="0" w:line="240" w:lineRule="auto"/>
              <w:rPr>
                <w:rFonts w:ascii="Arial-Black" w:hAnsi="Arial-Black" w:cs="Arial-Black"/>
                <w:lang w:eastAsia="fr-CA"/>
              </w:rPr>
            </w:pPr>
            <w:r w:rsidRPr="004C6599">
              <w:rPr>
                <w:rFonts w:ascii="Arial-Black" w:hAnsi="Arial-Black" w:cs="Arial-Black"/>
                <w:lang w:eastAsia="fr-CA"/>
              </w:rPr>
              <w:t>École des arts visuels et médiatique</w:t>
            </w:r>
          </w:p>
        </w:tc>
      </w:tr>
      <w:tr w:rsidR="003A5530" w:rsidRPr="004C6599" w:rsidTr="004C6599">
        <w:tc>
          <w:tcPr>
            <w:tcW w:w="2926" w:type="dxa"/>
          </w:tcPr>
          <w:p w:rsidR="003A5530" w:rsidRPr="004C6599" w:rsidRDefault="00616333" w:rsidP="004C6599">
            <w:pPr>
              <w:autoSpaceDE w:val="0"/>
              <w:autoSpaceDN w:val="0"/>
              <w:adjustRightInd w:val="0"/>
              <w:spacing w:after="0" w:line="240" w:lineRule="auto"/>
              <w:rPr>
                <w:rFonts w:ascii="Arial-Black" w:hAnsi="Arial-Black" w:cs="Arial-Black"/>
                <w:lang w:eastAsia="fr-CA"/>
              </w:rPr>
            </w:pPr>
            <w:r w:rsidRPr="004C6599">
              <w:rPr>
                <w:rFonts w:ascii="Arial-Black" w:hAnsi="Arial-Black" w:cs="Arial-Black"/>
                <w:lang w:eastAsia="fr-CA"/>
              </w:rPr>
              <w:t>France Cloutier</w:t>
            </w:r>
          </w:p>
        </w:tc>
        <w:tc>
          <w:tcPr>
            <w:tcW w:w="2927" w:type="dxa"/>
          </w:tcPr>
          <w:p w:rsidR="003A5530" w:rsidRPr="004C6599" w:rsidRDefault="00616333" w:rsidP="004C6599">
            <w:pPr>
              <w:autoSpaceDE w:val="0"/>
              <w:autoSpaceDN w:val="0"/>
              <w:adjustRightInd w:val="0"/>
              <w:spacing w:after="0" w:line="240" w:lineRule="auto"/>
              <w:rPr>
                <w:rFonts w:ascii="Arial-Black" w:hAnsi="Arial-Black" w:cs="Arial-Black"/>
                <w:lang w:eastAsia="fr-CA"/>
              </w:rPr>
            </w:pPr>
            <w:r w:rsidRPr="004C6599">
              <w:rPr>
                <w:rFonts w:ascii="Arial" w:hAnsi="Arial" w:cs="Arial"/>
                <w:color w:val="000000"/>
              </w:rPr>
              <w:t>Analyste de l'informatique</w:t>
            </w:r>
          </w:p>
        </w:tc>
        <w:tc>
          <w:tcPr>
            <w:tcW w:w="2927" w:type="dxa"/>
          </w:tcPr>
          <w:p w:rsidR="003A5530" w:rsidRPr="004C6599" w:rsidRDefault="00616333" w:rsidP="004C6599">
            <w:pPr>
              <w:autoSpaceDE w:val="0"/>
              <w:autoSpaceDN w:val="0"/>
              <w:adjustRightInd w:val="0"/>
              <w:spacing w:after="0" w:line="240" w:lineRule="auto"/>
              <w:rPr>
                <w:rFonts w:ascii="Arial-Black" w:hAnsi="Arial-Black" w:cs="Arial-Black"/>
                <w:lang w:eastAsia="fr-CA"/>
              </w:rPr>
            </w:pPr>
            <w:r w:rsidRPr="004C6599">
              <w:rPr>
                <w:rFonts w:ascii="Arial-Black" w:hAnsi="Arial-Black" w:cs="Arial-Black"/>
                <w:lang w:eastAsia="fr-CA"/>
              </w:rPr>
              <w:t>Service de l’informatique et des télécommunications</w:t>
            </w:r>
          </w:p>
        </w:tc>
      </w:tr>
      <w:tr w:rsidR="005135CD" w:rsidRPr="004C6599" w:rsidTr="004C6599">
        <w:tc>
          <w:tcPr>
            <w:tcW w:w="2926" w:type="dxa"/>
          </w:tcPr>
          <w:p w:rsidR="005135CD" w:rsidRPr="004C6599" w:rsidRDefault="005135CD" w:rsidP="004C6599">
            <w:pPr>
              <w:autoSpaceDE w:val="0"/>
              <w:autoSpaceDN w:val="0"/>
              <w:adjustRightInd w:val="0"/>
              <w:spacing w:after="0" w:line="240" w:lineRule="auto"/>
              <w:rPr>
                <w:rFonts w:ascii="Arial-Black" w:hAnsi="Arial-Black" w:cs="Arial-Black"/>
                <w:lang w:eastAsia="fr-CA"/>
              </w:rPr>
            </w:pPr>
            <w:r w:rsidRPr="004C6599">
              <w:rPr>
                <w:rFonts w:ascii="Arial-Black" w:hAnsi="Arial-Black" w:cs="Arial-Black"/>
                <w:lang w:eastAsia="fr-CA"/>
              </w:rPr>
              <w:t>Jean Pelletier</w:t>
            </w:r>
          </w:p>
        </w:tc>
        <w:tc>
          <w:tcPr>
            <w:tcW w:w="2927" w:type="dxa"/>
          </w:tcPr>
          <w:p w:rsidR="005135CD" w:rsidRPr="004C6599" w:rsidRDefault="005135CD" w:rsidP="004C6599">
            <w:pPr>
              <w:autoSpaceDE w:val="0"/>
              <w:autoSpaceDN w:val="0"/>
              <w:adjustRightInd w:val="0"/>
              <w:spacing w:after="0" w:line="240" w:lineRule="auto"/>
              <w:rPr>
                <w:rFonts w:ascii="Arial" w:hAnsi="Arial" w:cs="Arial"/>
                <w:color w:val="000000"/>
              </w:rPr>
            </w:pPr>
            <w:r w:rsidRPr="004C6599">
              <w:rPr>
                <w:rFonts w:ascii="Arial" w:hAnsi="Arial" w:cs="Arial"/>
                <w:color w:val="000000"/>
              </w:rPr>
              <w:t>Animateur pédagogique</w:t>
            </w:r>
          </w:p>
        </w:tc>
        <w:tc>
          <w:tcPr>
            <w:tcW w:w="2927" w:type="dxa"/>
          </w:tcPr>
          <w:p w:rsidR="005135CD" w:rsidRPr="004C6599" w:rsidRDefault="005135CD" w:rsidP="004C6599">
            <w:pPr>
              <w:autoSpaceDE w:val="0"/>
              <w:autoSpaceDN w:val="0"/>
              <w:adjustRightInd w:val="0"/>
              <w:spacing w:after="0" w:line="240" w:lineRule="auto"/>
              <w:rPr>
                <w:rFonts w:ascii="Arial-Black" w:hAnsi="Arial-Black" w:cs="Arial-Black"/>
                <w:lang w:eastAsia="fr-CA"/>
              </w:rPr>
            </w:pPr>
            <w:r w:rsidRPr="004C6599">
              <w:rPr>
                <w:rFonts w:ascii="Arial-Black" w:hAnsi="Arial-Black" w:cs="Arial-Black"/>
                <w:lang w:eastAsia="fr-CA"/>
              </w:rPr>
              <w:t>École des medias</w:t>
            </w:r>
          </w:p>
        </w:tc>
      </w:tr>
    </w:tbl>
    <w:p w:rsidR="003A5530" w:rsidRDefault="003A5530" w:rsidP="003A5530">
      <w:pPr>
        <w:autoSpaceDE w:val="0"/>
        <w:autoSpaceDN w:val="0"/>
        <w:adjustRightInd w:val="0"/>
        <w:spacing w:after="0" w:line="240" w:lineRule="auto"/>
        <w:rPr>
          <w:rFonts w:ascii="Arial-Black" w:hAnsi="Arial-Black" w:cs="Arial-Black"/>
          <w:lang w:eastAsia="fr-CA"/>
        </w:rPr>
      </w:pPr>
    </w:p>
    <w:p w:rsidR="00616333" w:rsidRDefault="00616333" w:rsidP="003A5530">
      <w:pPr>
        <w:autoSpaceDE w:val="0"/>
        <w:autoSpaceDN w:val="0"/>
        <w:adjustRightInd w:val="0"/>
        <w:spacing w:after="0" w:line="240" w:lineRule="auto"/>
        <w:rPr>
          <w:rFonts w:ascii="Arial-Black" w:hAnsi="Arial-Black" w:cs="Arial-Black"/>
          <w:b/>
          <w:lang w:eastAsia="fr-CA"/>
        </w:rPr>
      </w:pPr>
      <w:r>
        <w:rPr>
          <w:rFonts w:ascii="Arial-Black" w:hAnsi="Arial-Black" w:cs="Arial-Black"/>
          <w:b/>
          <w:lang w:eastAsia="fr-CA"/>
        </w:rPr>
        <w:t>Employés de compagnie externe</w:t>
      </w:r>
    </w:p>
    <w:p w:rsidR="00616333" w:rsidRDefault="00616333" w:rsidP="003A5530">
      <w:pPr>
        <w:autoSpaceDE w:val="0"/>
        <w:autoSpaceDN w:val="0"/>
        <w:adjustRightInd w:val="0"/>
        <w:spacing w:after="0" w:line="240" w:lineRule="auto"/>
        <w:rPr>
          <w:rFonts w:ascii="Arial-Black" w:hAnsi="Arial-Black" w:cs="Arial-Black"/>
          <w:b/>
          <w:lang w:eastAsia="fr-C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26"/>
        <w:gridCol w:w="2994"/>
        <w:gridCol w:w="2860"/>
      </w:tblGrid>
      <w:tr w:rsidR="00616333" w:rsidRPr="004C6599" w:rsidTr="004C6599">
        <w:tc>
          <w:tcPr>
            <w:tcW w:w="2926" w:type="dxa"/>
          </w:tcPr>
          <w:p w:rsidR="00616333" w:rsidRPr="004C6599" w:rsidRDefault="00616333" w:rsidP="004C6599">
            <w:pPr>
              <w:autoSpaceDE w:val="0"/>
              <w:autoSpaceDN w:val="0"/>
              <w:adjustRightInd w:val="0"/>
              <w:spacing w:after="0" w:line="240" w:lineRule="auto"/>
              <w:jc w:val="center"/>
              <w:rPr>
                <w:rFonts w:ascii="Arial-Black" w:hAnsi="Arial-Black" w:cs="Arial-Black"/>
                <w:b/>
                <w:lang w:eastAsia="fr-CA"/>
              </w:rPr>
            </w:pPr>
            <w:r w:rsidRPr="004C6599">
              <w:rPr>
                <w:rFonts w:ascii="Arial-Black" w:hAnsi="Arial-Black" w:cs="Arial-Black"/>
                <w:b/>
                <w:lang w:eastAsia="fr-CA"/>
              </w:rPr>
              <w:t>NOM</w:t>
            </w:r>
          </w:p>
        </w:tc>
        <w:tc>
          <w:tcPr>
            <w:tcW w:w="2994" w:type="dxa"/>
          </w:tcPr>
          <w:p w:rsidR="00616333" w:rsidRPr="004C6599" w:rsidRDefault="00616333" w:rsidP="004C6599">
            <w:pPr>
              <w:autoSpaceDE w:val="0"/>
              <w:autoSpaceDN w:val="0"/>
              <w:adjustRightInd w:val="0"/>
              <w:spacing w:after="0" w:line="240" w:lineRule="auto"/>
              <w:jc w:val="center"/>
              <w:rPr>
                <w:rFonts w:ascii="Arial-Black" w:hAnsi="Arial-Black" w:cs="Arial-Black"/>
                <w:b/>
                <w:lang w:eastAsia="fr-CA"/>
              </w:rPr>
            </w:pPr>
            <w:r w:rsidRPr="004C6599">
              <w:rPr>
                <w:rFonts w:ascii="Arial-Black" w:hAnsi="Arial-Black" w:cs="Arial-Black"/>
                <w:b/>
                <w:lang w:eastAsia="fr-CA"/>
              </w:rPr>
              <w:t>FONCTION</w:t>
            </w:r>
          </w:p>
        </w:tc>
        <w:tc>
          <w:tcPr>
            <w:tcW w:w="2860" w:type="dxa"/>
          </w:tcPr>
          <w:p w:rsidR="00616333" w:rsidRPr="004C6599" w:rsidRDefault="00616333" w:rsidP="004C6599">
            <w:pPr>
              <w:autoSpaceDE w:val="0"/>
              <w:autoSpaceDN w:val="0"/>
              <w:adjustRightInd w:val="0"/>
              <w:spacing w:after="0" w:line="240" w:lineRule="auto"/>
              <w:jc w:val="center"/>
              <w:rPr>
                <w:rFonts w:ascii="Arial-Black" w:hAnsi="Arial-Black" w:cs="Arial-Black"/>
                <w:b/>
                <w:lang w:eastAsia="fr-CA"/>
              </w:rPr>
            </w:pPr>
            <w:r w:rsidRPr="004C6599">
              <w:rPr>
                <w:rFonts w:ascii="Arial-Black" w:hAnsi="Arial-Black" w:cs="Arial-Black"/>
                <w:b/>
                <w:lang w:eastAsia="fr-CA"/>
              </w:rPr>
              <w:t>COMPAGNIE</w:t>
            </w:r>
          </w:p>
        </w:tc>
      </w:tr>
      <w:tr w:rsidR="00616333" w:rsidRPr="004C6599" w:rsidTr="004C6599">
        <w:tc>
          <w:tcPr>
            <w:tcW w:w="2926" w:type="dxa"/>
          </w:tcPr>
          <w:p w:rsidR="00616333" w:rsidRPr="004C6599" w:rsidRDefault="00307C69" w:rsidP="004C6599">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Phi</w:t>
            </w:r>
            <w:r w:rsidR="00616333" w:rsidRPr="004C6599">
              <w:rPr>
                <w:rFonts w:ascii="Arial-Black" w:hAnsi="Arial-Black" w:cs="Arial-Black"/>
                <w:lang w:eastAsia="fr-CA"/>
              </w:rPr>
              <w:t>lip</w:t>
            </w:r>
            <w:r>
              <w:rPr>
                <w:rFonts w:ascii="Arial-Black" w:hAnsi="Arial-Black" w:cs="Arial-Black"/>
                <w:lang w:eastAsia="fr-CA"/>
              </w:rPr>
              <w:t>pe</w:t>
            </w:r>
            <w:r w:rsidR="00616333" w:rsidRPr="004C6599">
              <w:rPr>
                <w:rFonts w:ascii="Arial-Black" w:hAnsi="Arial-Black" w:cs="Arial-Black"/>
                <w:lang w:eastAsia="fr-CA"/>
              </w:rPr>
              <w:t xml:space="preserve"> </w:t>
            </w:r>
            <w:proofErr w:type="spellStart"/>
            <w:r w:rsidR="00616333" w:rsidRPr="004C6599">
              <w:rPr>
                <w:rFonts w:ascii="Arial-Black" w:hAnsi="Arial-Black" w:cs="Arial-Black"/>
                <w:lang w:eastAsia="fr-CA"/>
              </w:rPr>
              <w:t>Remarais</w:t>
            </w:r>
            <w:proofErr w:type="spellEnd"/>
          </w:p>
        </w:tc>
        <w:tc>
          <w:tcPr>
            <w:tcW w:w="2994" w:type="dxa"/>
          </w:tcPr>
          <w:p w:rsidR="00616333" w:rsidRPr="004C6599" w:rsidRDefault="00FF64A2" w:rsidP="004C6599">
            <w:pPr>
              <w:autoSpaceDE w:val="0"/>
              <w:autoSpaceDN w:val="0"/>
              <w:adjustRightInd w:val="0"/>
              <w:spacing w:after="0" w:line="240" w:lineRule="auto"/>
              <w:rPr>
                <w:rFonts w:ascii="Arial-Black" w:hAnsi="Arial-Black" w:cs="Arial-Black"/>
                <w:lang w:eastAsia="fr-CA"/>
              </w:rPr>
            </w:pPr>
            <w:r w:rsidRPr="004C6599">
              <w:rPr>
                <w:rFonts w:ascii="Arial-Black" w:hAnsi="Arial-Black" w:cs="Arial-Black"/>
                <w:lang w:eastAsia="fr-CA"/>
              </w:rPr>
              <w:t xml:space="preserve">Technicien spécialiste AVID </w:t>
            </w:r>
          </w:p>
        </w:tc>
        <w:tc>
          <w:tcPr>
            <w:tcW w:w="2860" w:type="dxa"/>
          </w:tcPr>
          <w:p w:rsidR="00616333" w:rsidRPr="004C6599" w:rsidRDefault="00FF64A2" w:rsidP="004C6599">
            <w:pPr>
              <w:autoSpaceDE w:val="0"/>
              <w:autoSpaceDN w:val="0"/>
              <w:adjustRightInd w:val="0"/>
              <w:spacing w:after="0" w:line="240" w:lineRule="auto"/>
              <w:jc w:val="center"/>
              <w:rPr>
                <w:rFonts w:ascii="Arial-Black" w:hAnsi="Arial-Black" w:cs="Arial-Black"/>
                <w:lang w:eastAsia="fr-CA"/>
              </w:rPr>
            </w:pPr>
            <w:r w:rsidRPr="004C6599">
              <w:rPr>
                <w:rFonts w:ascii="Arial-Black" w:hAnsi="Arial-Black" w:cs="Arial-Black"/>
                <w:lang w:eastAsia="fr-CA"/>
              </w:rPr>
              <w:t>CEV</w:t>
            </w:r>
          </w:p>
        </w:tc>
      </w:tr>
    </w:tbl>
    <w:p w:rsidR="008A04D6" w:rsidRDefault="008A04D6" w:rsidP="00712842">
      <w:pPr>
        <w:autoSpaceDE w:val="0"/>
        <w:autoSpaceDN w:val="0"/>
        <w:adjustRightInd w:val="0"/>
        <w:spacing w:after="0" w:line="240" w:lineRule="auto"/>
        <w:rPr>
          <w:rFonts w:ascii="Arial-Black" w:hAnsi="Arial-Black" w:cs="Arial-Black"/>
          <w:b/>
          <w:sz w:val="20"/>
          <w:szCs w:val="20"/>
          <w:u w:val="single"/>
          <w:lang w:eastAsia="fr-CA"/>
        </w:rPr>
      </w:pPr>
    </w:p>
    <w:p w:rsidR="00B261C4" w:rsidRDefault="00712842" w:rsidP="00712842">
      <w:pPr>
        <w:autoSpaceDE w:val="0"/>
        <w:autoSpaceDN w:val="0"/>
        <w:adjustRightInd w:val="0"/>
        <w:spacing w:after="0" w:line="240" w:lineRule="auto"/>
        <w:rPr>
          <w:rFonts w:ascii="Arial-Black" w:hAnsi="Arial-Black" w:cs="Arial-Black"/>
          <w:sz w:val="20"/>
          <w:szCs w:val="20"/>
          <w:lang w:eastAsia="fr-CA"/>
        </w:rPr>
      </w:pPr>
      <w:r>
        <w:rPr>
          <w:rFonts w:ascii="Arial-Black" w:hAnsi="Arial-Black" w:cs="Arial-Black"/>
          <w:b/>
          <w:sz w:val="20"/>
          <w:szCs w:val="20"/>
          <w:u w:val="single"/>
          <w:lang w:eastAsia="fr-CA"/>
        </w:rPr>
        <w:lastRenderedPageBreak/>
        <w:t>2. Présentation de la personne technicienne (curriculum vitae)</w:t>
      </w:r>
    </w:p>
    <w:p w:rsidR="00712842" w:rsidRDefault="00712842" w:rsidP="00712842">
      <w:pPr>
        <w:autoSpaceDE w:val="0"/>
        <w:autoSpaceDN w:val="0"/>
        <w:adjustRightInd w:val="0"/>
        <w:spacing w:after="0" w:line="240" w:lineRule="auto"/>
        <w:rPr>
          <w:rFonts w:ascii="Arial-Black" w:hAnsi="Arial-Black" w:cs="Arial-Black"/>
          <w:sz w:val="20"/>
          <w:szCs w:val="20"/>
          <w:lang w:eastAsia="fr-CA"/>
        </w:rPr>
      </w:pPr>
    </w:p>
    <w:p w:rsidR="00712842" w:rsidRDefault="00712842" w:rsidP="00712842">
      <w:pPr>
        <w:autoSpaceDE w:val="0"/>
        <w:autoSpaceDN w:val="0"/>
        <w:adjustRightInd w:val="0"/>
        <w:spacing w:after="0" w:line="240" w:lineRule="auto"/>
        <w:rPr>
          <w:rFonts w:ascii="Arial-Black" w:hAnsi="Arial-Black" w:cs="Arial-Black"/>
          <w:sz w:val="20"/>
          <w:szCs w:val="20"/>
          <w:lang w:eastAsia="fr-CA"/>
        </w:rPr>
      </w:pPr>
    </w:p>
    <w:p w:rsidR="00712842" w:rsidRPr="00712842" w:rsidRDefault="00712842" w:rsidP="00712842">
      <w:pPr>
        <w:autoSpaceDE w:val="0"/>
        <w:autoSpaceDN w:val="0"/>
        <w:adjustRightInd w:val="0"/>
        <w:spacing w:after="0" w:line="240" w:lineRule="auto"/>
        <w:jc w:val="both"/>
        <w:rPr>
          <w:rFonts w:ascii="Arial-Black" w:hAnsi="Arial-Black" w:cs="Arial-Black"/>
          <w:sz w:val="20"/>
          <w:szCs w:val="20"/>
          <w:lang w:eastAsia="fr-CA"/>
        </w:rPr>
      </w:pPr>
      <w:r>
        <w:rPr>
          <w:rFonts w:ascii="Arial" w:hAnsi="Arial" w:cs="Arial"/>
          <w:sz w:val="20"/>
          <w:szCs w:val="20"/>
          <w:lang w:eastAsia="fr-CA"/>
        </w:rPr>
        <w:t>Vous pouvez compléter cette sous-section ou joindre un curriculum vitae à jour. Si vous avez complété le Curriculum vitae à l’écran, disponible sur le site Web du Service des ressources humaines, il est également possible de joindre la version imprimée de celui-ci.</w:t>
      </w:r>
    </w:p>
    <w:p w:rsidR="00052CBF" w:rsidRDefault="00052CBF" w:rsidP="002F7CF8">
      <w:pPr>
        <w:autoSpaceDE w:val="0"/>
        <w:autoSpaceDN w:val="0"/>
        <w:adjustRightInd w:val="0"/>
        <w:spacing w:after="0" w:line="240" w:lineRule="auto"/>
        <w:jc w:val="center"/>
        <w:rPr>
          <w:rFonts w:ascii="Arial-Black" w:hAnsi="Arial-Black" w:cs="Arial-Black"/>
          <w:lang w:eastAsia="fr-CA"/>
        </w:rPr>
      </w:pPr>
    </w:p>
    <w:p w:rsidR="00052CBF" w:rsidRDefault="00052CBF" w:rsidP="002F7CF8">
      <w:pPr>
        <w:autoSpaceDE w:val="0"/>
        <w:autoSpaceDN w:val="0"/>
        <w:adjustRightInd w:val="0"/>
        <w:spacing w:after="0" w:line="240" w:lineRule="auto"/>
        <w:jc w:val="center"/>
        <w:rPr>
          <w:rFonts w:ascii="Arial-Black" w:hAnsi="Arial-Black" w:cs="Arial-Black"/>
          <w:lang w:eastAsia="fr-CA"/>
        </w:rPr>
      </w:pPr>
    </w:p>
    <w:p w:rsidR="00052CBF" w:rsidRDefault="00052CBF" w:rsidP="002F7CF8">
      <w:pPr>
        <w:autoSpaceDE w:val="0"/>
        <w:autoSpaceDN w:val="0"/>
        <w:adjustRightInd w:val="0"/>
        <w:spacing w:after="0" w:line="240" w:lineRule="auto"/>
        <w:jc w:val="center"/>
        <w:rPr>
          <w:rFonts w:ascii="Arial-Black" w:hAnsi="Arial-Black" w:cs="Arial-Black"/>
          <w:lang w:eastAsia="fr-CA"/>
        </w:rPr>
      </w:pPr>
    </w:p>
    <w:p w:rsidR="00052CBF" w:rsidRDefault="00052CBF" w:rsidP="002F7CF8">
      <w:pPr>
        <w:autoSpaceDE w:val="0"/>
        <w:autoSpaceDN w:val="0"/>
        <w:adjustRightInd w:val="0"/>
        <w:spacing w:after="0" w:line="240" w:lineRule="auto"/>
        <w:jc w:val="center"/>
        <w:rPr>
          <w:rFonts w:ascii="Arial-Black" w:hAnsi="Arial-Black" w:cs="Arial-Black"/>
          <w:lang w:eastAsia="fr-CA"/>
        </w:rPr>
      </w:pPr>
    </w:p>
    <w:p w:rsidR="00B261C4" w:rsidRDefault="00712842" w:rsidP="00712842">
      <w:pPr>
        <w:autoSpaceDE w:val="0"/>
        <w:autoSpaceDN w:val="0"/>
        <w:adjustRightInd w:val="0"/>
        <w:spacing w:after="0" w:line="240" w:lineRule="auto"/>
        <w:rPr>
          <w:rFonts w:ascii="Arial-Black" w:hAnsi="Arial-Black" w:cs="Arial-Black"/>
          <w:b/>
          <w:lang w:eastAsia="fr-CA"/>
        </w:rPr>
      </w:pPr>
      <w:r>
        <w:rPr>
          <w:rFonts w:ascii="Arial-Black" w:hAnsi="Arial-Black" w:cs="Arial-Black"/>
          <w:b/>
          <w:lang w:eastAsia="fr-CA"/>
        </w:rPr>
        <w:t>I.</w:t>
      </w:r>
      <w:r>
        <w:rPr>
          <w:rFonts w:ascii="Arial-Black" w:hAnsi="Arial-Black" w:cs="Arial-Black"/>
          <w:b/>
          <w:lang w:eastAsia="fr-CA"/>
        </w:rPr>
        <w:tab/>
        <w:t>Scolarité</w:t>
      </w:r>
    </w:p>
    <w:p w:rsidR="00712842" w:rsidRDefault="00712842" w:rsidP="00712842">
      <w:pPr>
        <w:autoSpaceDE w:val="0"/>
        <w:autoSpaceDN w:val="0"/>
        <w:adjustRightInd w:val="0"/>
        <w:spacing w:after="0" w:line="240" w:lineRule="auto"/>
        <w:rPr>
          <w:rFonts w:ascii="Arial-Black" w:hAnsi="Arial-Black" w:cs="Arial-Black"/>
          <w:b/>
          <w:lang w:eastAsia="fr-CA"/>
        </w:rPr>
      </w:pPr>
    </w:p>
    <w:p w:rsidR="00712842" w:rsidRDefault="00712842" w:rsidP="00712842">
      <w:pPr>
        <w:autoSpaceDE w:val="0"/>
        <w:autoSpaceDN w:val="0"/>
        <w:adjustRightInd w:val="0"/>
        <w:spacing w:after="0" w:line="240" w:lineRule="auto"/>
        <w:rPr>
          <w:rFonts w:ascii="Arial-Black" w:hAnsi="Arial-Black" w:cs="Arial-Black"/>
          <w:lang w:eastAsia="fr-CA"/>
        </w:rPr>
      </w:pPr>
      <w:r>
        <w:rPr>
          <w:rFonts w:ascii="Arial-Black" w:hAnsi="Arial-Black" w:cs="Arial-Black"/>
          <w:b/>
          <w:lang w:eastAsia="fr-CA"/>
        </w:rPr>
        <w:tab/>
        <w:t>Diplôme obtenu :</w:t>
      </w:r>
      <w:r>
        <w:rPr>
          <w:rFonts w:ascii="Arial-Black" w:hAnsi="Arial-Black" w:cs="Arial-Black"/>
          <w:b/>
          <w:lang w:eastAsia="fr-CA"/>
        </w:rPr>
        <w:tab/>
      </w:r>
      <w:r w:rsidRPr="00712842">
        <w:rPr>
          <w:rFonts w:ascii="Arial-Black" w:hAnsi="Arial-Black" w:cs="Arial-Black"/>
          <w:lang w:eastAsia="fr-CA"/>
        </w:rPr>
        <w:t>Diplôme d’étude</w:t>
      </w:r>
      <w:r w:rsidR="009953AB">
        <w:rPr>
          <w:rFonts w:ascii="Arial-Black" w:hAnsi="Arial-Black" w:cs="Arial-Black"/>
          <w:lang w:eastAsia="fr-CA"/>
        </w:rPr>
        <w:t>s</w:t>
      </w:r>
      <w:r w:rsidRPr="00712842">
        <w:rPr>
          <w:rFonts w:ascii="Arial-Black" w:hAnsi="Arial-Black" w:cs="Arial-Black"/>
          <w:lang w:eastAsia="fr-CA"/>
        </w:rPr>
        <w:t xml:space="preserve"> collégiale</w:t>
      </w:r>
      <w:r w:rsidR="009953AB">
        <w:rPr>
          <w:rFonts w:ascii="Arial-Black" w:hAnsi="Arial-Black" w:cs="Arial-Black"/>
          <w:lang w:eastAsia="fr-CA"/>
        </w:rPr>
        <w:t>s</w:t>
      </w:r>
      <w:r w:rsidRPr="00712842">
        <w:rPr>
          <w:rFonts w:ascii="Arial-Black" w:hAnsi="Arial-Black" w:cs="Arial-Black"/>
          <w:lang w:eastAsia="fr-CA"/>
        </w:rPr>
        <w:t xml:space="preserve"> (D.E.C)</w:t>
      </w:r>
    </w:p>
    <w:p w:rsidR="00FF64A2" w:rsidRDefault="00FF64A2" w:rsidP="00712842">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 xml:space="preserve">            </w:t>
      </w:r>
      <w:r>
        <w:rPr>
          <w:rFonts w:ascii="Arial-Black" w:hAnsi="Arial-Black" w:cs="Arial-Black"/>
          <w:lang w:eastAsia="fr-CA"/>
        </w:rPr>
        <w:tab/>
      </w:r>
      <w:r>
        <w:rPr>
          <w:rFonts w:ascii="Arial-Black" w:hAnsi="Arial-Black" w:cs="Arial-Black"/>
          <w:lang w:eastAsia="fr-CA"/>
        </w:rPr>
        <w:tab/>
      </w:r>
      <w:r>
        <w:rPr>
          <w:rFonts w:ascii="Arial-Black" w:hAnsi="Arial-Black" w:cs="Arial-Black"/>
          <w:lang w:eastAsia="fr-CA"/>
        </w:rPr>
        <w:tab/>
        <w:t xml:space="preserve">Électronique Audiovisuel                                   </w:t>
      </w:r>
    </w:p>
    <w:p w:rsidR="00712842" w:rsidRDefault="00712842" w:rsidP="00712842">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ab/>
      </w:r>
      <w:r>
        <w:rPr>
          <w:rFonts w:ascii="Arial-Black" w:hAnsi="Arial-Black" w:cs="Arial-Black"/>
          <w:lang w:eastAsia="fr-CA"/>
        </w:rPr>
        <w:tab/>
      </w:r>
      <w:r>
        <w:rPr>
          <w:rFonts w:ascii="Arial-Black" w:hAnsi="Arial-Black" w:cs="Arial-Black"/>
          <w:lang w:eastAsia="fr-CA"/>
        </w:rPr>
        <w:tab/>
      </w:r>
      <w:r>
        <w:rPr>
          <w:rFonts w:ascii="Arial-Black" w:hAnsi="Arial-Black" w:cs="Arial-Black"/>
          <w:lang w:eastAsia="fr-CA"/>
        </w:rPr>
        <w:tab/>
        <w:t>Cégep du Vieux-Montréal</w:t>
      </w:r>
    </w:p>
    <w:p w:rsidR="00712842" w:rsidRDefault="00712842" w:rsidP="00712842">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ab/>
      </w:r>
      <w:r>
        <w:rPr>
          <w:rFonts w:ascii="Arial-Black" w:hAnsi="Arial-Black" w:cs="Arial-Black"/>
          <w:lang w:eastAsia="fr-CA"/>
        </w:rPr>
        <w:tab/>
      </w:r>
      <w:r>
        <w:rPr>
          <w:rFonts w:ascii="Arial-Black" w:hAnsi="Arial-Black" w:cs="Arial-Black"/>
          <w:lang w:eastAsia="fr-CA"/>
        </w:rPr>
        <w:tab/>
      </w:r>
      <w:r>
        <w:rPr>
          <w:rFonts w:ascii="Arial-Black" w:hAnsi="Arial-Black" w:cs="Arial-Black"/>
          <w:lang w:eastAsia="fr-CA"/>
        </w:rPr>
        <w:tab/>
      </w:r>
      <w:r w:rsidR="00052CBF">
        <w:rPr>
          <w:rFonts w:ascii="Arial-Black" w:hAnsi="Arial-Black" w:cs="Arial-Black"/>
          <w:lang w:eastAsia="fr-CA"/>
        </w:rPr>
        <w:t>Été 2002</w:t>
      </w:r>
    </w:p>
    <w:p w:rsidR="00052CBF" w:rsidRDefault="00052CBF" w:rsidP="00712842">
      <w:pPr>
        <w:autoSpaceDE w:val="0"/>
        <w:autoSpaceDN w:val="0"/>
        <w:adjustRightInd w:val="0"/>
        <w:spacing w:after="0" w:line="240" w:lineRule="auto"/>
        <w:rPr>
          <w:rFonts w:ascii="Arial-Black" w:hAnsi="Arial-Black" w:cs="Arial-Black"/>
          <w:lang w:eastAsia="fr-CA"/>
        </w:rPr>
      </w:pPr>
    </w:p>
    <w:p w:rsidR="00052CBF" w:rsidRDefault="00052CBF" w:rsidP="00712842">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ab/>
      </w:r>
      <w:r>
        <w:rPr>
          <w:rFonts w:ascii="Arial-Black" w:hAnsi="Arial-Black" w:cs="Arial-Black"/>
          <w:lang w:eastAsia="fr-CA"/>
        </w:rPr>
        <w:tab/>
      </w:r>
      <w:r>
        <w:rPr>
          <w:rFonts w:ascii="Arial-Black" w:hAnsi="Arial-Black" w:cs="Arial-Black"/>
          <w:lang w:eastAsia="fr-CA"/>
        </w:rPr>
        <w:tab/>
      </w:r>
      <w:r>
        <w:rPr>
          <w:rFonts w:ascii="Arial-Black" w:hAnsi="Arial-Black" w:cs="Arial-Black"/>
          <w:lang w:eastAsia="fr-CA"/>
        </w:rPr>
        <w:tab/>
        <w:t>Diplôme d’étude</w:t>
      </w:r>
      <w:r w:rsidR="009953AB">
        <w:rPr>
          <w:rFonts w:ascii="Arial-Black" w:hAnsi="Arial-Black" w:cs="Arial-Black"/>
          <w:lang w:eastAsia="fr-CA"/>
        </w:rPr>
        <w:t>s</w:t>
      </w:r>
      <w:r>
        <w:rPr>
          <w:rFonts w:ascii="Arial-Black" w:hAnsi="Arial-Black" w:cs="Arial-Black"/>
          <w:lang w:eastAsia="fr-CA"/>
        </w:rPr>
        <w:t xml:space="preserve"> professionnel</w:t>
      </w:r>
      <w:r w:rsidR="009953AB">
        <w:rPr>
          <w:rFonts w:ascii="Arial-Black" w:hAnsi="Arial-Black" w:cs="Arial-Black"/>
          <w:lang w:eastAsia="fr-CA"/>
        </w:rPr>
        <w:t>les</w:t>
      </w:r>
      <w:r>
        <w:rPr>
          <w:rFonts w:ascii="Arial-Black" w:hAnsi="Arial-Black" w:cs="Arial-Black"/>
          <w:lang w:eastAsia="fr-CA"/>
        </w:rPr>
        <w:t xml:space="preserve"> (D.E.P)</w:t>
      </w:r>
    </w:p>
    <w:p w:rsidR="00FF64A2" w:rsidRDefault="00FF64A2" w:rsidP="00712842">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ab/>
      </w:r>
      <w:r>
        <w:rPr>
          <w:rFonts w:ascii="Arial-Black" w:hAnsi="Arial-Black" w:cs="Arial-Black"/>
          <w:lang w:eastAsia="fr-CA"/>
        </w:rPr>
        <w:tab/>
      </w:r>
      <w:r>
        <w:rPr>
          <w:rFonts w:ascii="Arial-Black" w:hAnsi="Arial-Black" w:cs="Arial-Black"/>
          <w:lang w:eastAsia="fr-CA"/>
        </w:rPr>
        <w:tab/>
      </w:r>
      <w:r>
        <w:rPr>
          <w:rFonts w:ascii="Arial-Black" w:hAnsi="Arial-Black" w:cs="Arial-Black"/>
          <w:lang w:eastAsia="fr-CA"/>
        </w:rPr>
        <w:tab/>
        <w:t>Réparation d’appareil audiovisuel</w:t>
      </w:r>
    </w:p>
    <w:p w:rsidR="00052CBF" w:rsidRDefault="00052CBF" w:rsidP="00712842">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ab/>
      </w:r>
      <w:r>
        <w:rPr>
          <w:rFonts w:ascii="Arial-Black" w:hAnsi="Arial-Black" w:cs="Arial-Black"/>
          <w:lang w:eastAsia="fr-CA"/>
        </w:rPr>
        <w:tab/>
      </w:r>
      <w:r>
        <w:rPr>
          <w:rFonts w:ascii="Arial-Black" w:hAnsi="Arial-Black" w:cs="Arial-Black"/>
          <w:lang w:eastAsia="fr-CA"/>
        </w:rPr>
        <w:tab/>
      </w:r>
      <w:r>
        <w:rPr>
          <w:rFonts w:ascii="Arial-Black" w:hAnsi="Arial-Black" w:cs="Arial-Black"/>
          <w:lang w:eastAsia="fr-CA"/>
        </w:rPr>
        <w:tab/>
        <w:t xml:space="preserve">Centre de formation professionnelle des </w:t>
      </w:r>
      <w:r w:rsidR="009953AB">
        <w:rPr>
          <w:rFonts w:ascii="Arial-Black" w:hAnsi="Arial-Black" w:cs="Arial-Black"/>
          <w:lang w:eastAsia="fr-CA"/>
        </w:rPr>
        <w:t>R</w:t>
      </w:r>
      <w:r>
        <w:rPr>
          <w:rFonts w:ascii="Arial-Black" w:hAnsi="Arial-Black" w:cs="Arial-Black"/>
          <w:lang w:eastAsia="fr-CA"/>
        </w:rPr>
        <w:t>iverains</w:t>
      </w:r>
    </w:p>
    <w:p w:rsidR="00052CBF" w:rsidRDefault="00052CBF" w:rsidP="00712842">
      <w:pPr>
        <w:autoSpaceDE w:val="0"/>
        <w:autoSpaceDN w:val="0"/>
        <w:adjustRightInd w:val="0"/>
        <w:spacing w:after="0" w:line="240" w:lineRule="auto"/>
        <w:rPr>
          <w:rFonts w:ascii="Arial-Black" w:hAnsi="Arial-Black" w:cs="Arial-Black"/>
          <w:lang w:eastAsia="fr-CA"/>
        </w:rPr>
      </w:pPr>
      <w:r>
        <w:rPr>
          <w:rFonts w:ascii="Arial-Black" w:hAnsi="Arial-Black" w:cs="Arial-Black"/>
          <w:lang w:eastAsia="fr-CA"/>
        </w:rPr>
        <w:tab/>
      </w:r>
      <w:r>
        <w:rPr>
          <w:rFonts w:ascii="Arial-Black" w:hAnsi="Arial-Black" w:cs="Arial-Black"/>
          <w:lang w:eastAsia="fr-CA"/>
        </w:rPr>
        <w:tab/>
      </w:r>
      <w:r>
        <w:rPr>
          <w:rFonts w:ascii="Arial-Black" w:hAnsi="Arial-Black" w:cs="Arial-Black"/>
          <w:lang w:eastAsia="fr-CA"/>
        </w:rPr>
        <w:tab/>
      </w:r>
      <w:r>
        <w:rPr>
          <w:rFonts w:ascii="Arial-Black" w:hAnsi="Arial-Black" w:cs="Arial-Black"/>
          <w:lang w:eastAsia="fr-CA"/>
        </w:rPr>
        <w:tab/>
        <w:t>Hiver 2000</w:t>
      </w:r>
    </w:p>
    <w:p w:rsidR="00BB10FE" w:rsidRDefault="00BB10FE" w:rsidP="00712842">
      <w:pPr>
        <w:autoSpaceDE w:val="0"/>
        <w:autoSpaceDN w:val="0"/>
        <w:adjustRightInd w:val="0"/>
        <w:spacing w:after="0" w:line="240" w:lineRule="auto"/>
        <w:rPr>
          <w:rFonts w:ascii="Arial-Black" w:hAnsi="Arial-Black" w:cs="Arial-Black"/>
          <w:lang w:eastAsia="fr-CA"/>
        </w:rPr>
      </w:pPr>
    </w:p>
    <w:p w:rsidR="00052CBF" w:rsidRDefault="00052CBF" w:rsidP="00712842">
      <w:pPr>
        <w:autoSpaceDE w:val="0"/>
        <w:autoSpaceDN w:val="0"/>
        <w:adjustRightInd w:val="0"/>
        <w:spacing w:after="0" w:line="240" w:lineRule="auto"/>
        <w:rPr>
          <w:rFonts w:ascii="Arial-Black" w:hAnsi="Arial-Black" w:cs="Arial-Black"/>
          <w:lang w:eastAsia="fr-CA"/>
        </w:rPr>
      </w:pPr>
    </w:p>
    <w:p w:rsidR="00052CBF" w:rsidRDefault="00052CBF" w:rsidP="00FB4489">
      <w:pPr>
        <w:autoSpaceDE w:val="0"/>
        <w:autoSpaceDN w:val="0"/>
        <w:adjustRightInd w:val="0"/>
        <w:spacing w:after="0" w:line="240" w:lineRule="auto"/>
        <w:jc w:val="both"/>
        <w:rPr>
          <w:rFonts w:ascii="Arial-Black" w:hAnsi="Arial-Black" w:cs="Arial-Black"/>
          <w:b/>
          <w:lang w:eastAsia="fr-CA"/>
        </w:rPr>
      </w:pPr>
      <w:r>
        <w:rPr>
          <w:rFonts w:ascii="Arial-Black" w:hAnsi="Arial-Black" w:cs="Arial-Black"/>
          <w:b/>
          <w:lang w:eastAsia="fr-CA"/>
        </w:rPr>
        <w:t>II.</w:t>
      </w:r>
      <w:r>
        <w:rPr>
          <w:rFonts w:ascii="Arial-Black" w:hAnsi="Arial-Black" w:cs="Arial-Black"/>
          <w:b/>
          <w:lang w:eastAsia="fr-CA"/>
        </w:rPr>
        <w:tab/>
        <w:t>Cheminement de carrière (à l</w:t>
      </w:r>
      <w:r w:rsidR="00151553">
        <w:rPr>
          <w:rFonts w:ascii="Arial-Black" w:hAnsi="Arial-Black" w:cs="Arial-Black"/>
          <w:b/>
          <w:lang w:eastAsia="fr-CA"/>
        </w:rPr>
        <w:t>’extérieur de l’UQAM)</w:t>
      </w:r>
    </w:p>
    <w:p w:rsidR="00151553" w:rsidRDefault="00151553" w:rsidP="00FB4489">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b/>
          <w:lang w:eastAsia="fr-CA"/>
        </w:rPr>
        <w:tab/>
      </w:r>
      <w:r>
        <w:rPr>
          <w:rFonts w:ascii="Arial-Black" w:hAnsi="Arial-Black" w:cs="Arial-Black"/>
          <w:sz w:val="20"/>
          <w:szCs w:val="20"/>
          <w:lang w:eastAsia="fr-CA"/>
        </w:rPr>
        <w:t>Résumez les principales étapes de votre carrière</w:t>
      </w:r>
    </w:p>
    <w:p w:rsidR="00151553" w:rsidRDefault="00151553" w:rsidP="00FB4489">
      <w:pPr>
        <w:autoSpaceDE w:val="0"/>
        <w:autoSpaceDN w:val="0"/>
        <w:adjustRightInd w:val="0"/>
        <w:spacing w:after="0" w:line="240" w:lineRule="auto"/>
        <w:jc w:val="both"/>
        <w:rPr>
          <w:rFonts w:ascii="Arial-Black" w:hAnsi="Arial-Black" w:cs="Arial-Black"/>
          <w:sz w:val="20"/>
          <w:szCs w:val="20"/>
          <w:lang w:eastAsia="fr-CA"/>
        </w:rPr>
      </w:pPr>
    </w:p>
    <w:p w:rsidR="00151553" w:rsidRDefault="00151553" w:rsidP="00FB4489">
      <w:pPr>
        <w:autoSpaceDE w:val="0"/>
        <w:autoSpaceDN w:val="0"/>
        <w:adjustRightInd w:val="0"/>
        <w:spacing w:after="0" w:line="240" w:lineRule="auto"/>
        <w:ind w:left="708"/>
        <w:jc w:val="both"/>
        <w:rPr>
          <w:rFonts w:ascii="Arial-Black" w:hAnsi="Arial-Black" w:cs="Arial-Black"/>
          <w:sz w:val="20"/>
          <w:szCs w:val="20"/>
          <w:lang w:eastAsia="fr-CA"/>
        </w:rPr>
      </w:pPr>
      <w:r>
        <w:rPr>
          <w:rFonts w:ascii="Arial-Black" w:hAnsi="Arial-Black" w:cs="Arial-Black"/>
          <w:sz w:val="20"/>
          <w:szCs w:val="20"/>
          <w:lang w:eastAsia="fr-CA"/>
        </w:rPr>
        <w:t>1999 : S.T.E.P, Service technique pour la réparation d’appareil</w:t>
      </w:r>
      <w:r w:rsidR="00D14A9D">
        <w:rPr>
          <w:rFonts w:ascii="Arial-Black" w:hAnsi="Arial-Black" w:cs="Arial-Black"/>
          <w:sz w:val="20"/>
          <w:szCs w:val="20"/>
          <w:lang w:eastAsia="fr-CA"/>
        </w:rPr>
        <w:t>s</w:t>
      </w:r>
      <w:r w:rsidR="00F777F4">
        <w:rPr>
          <w:rFonts w:ascii="Arial-Black" w:hAnsi="Arial-Black" w:cs="Arial-Black"/>
          <w:sz w:val="20"/>
          <w:szCs w:val="20"/>
          <w:lang w:eastAsia="fr-CA"/>
        </w:rPr>
        <w:t xml:space="preserve"> et de système</w:t>
      </w:r>
      <w:r w:rsidR="00D14A9D">
        <w:rPr>
          <w:rFonts w:ascii="Arial-Black" w:hAnsi="Arial-Black" w:cs="Arial-Black"/>
          <w:sz w:val="20"/>
          <w:szCs w:val="20"/>
          <w:lang w:eastAsia="fr-CA"/>
        </w:rPr>
        <w:t>s</w:t>
      </w:r>
      <w:r w:rsidR="00F777F4">
        <w:rPr>
          <w:rFonts w:ascii="Arial-Black" w:hAnsi="Arial-Black" w:cs="Arial-Black"/>
          <w:sz w:val="20"/>
          <w:szCs w:val="20"/>
          <w:lang w:eastAsia="fr-CA"/>
        </w:rPr>
        <w:t xml:space="preserve">              professionnel</w:t>
      </w:r>
      <w:r w:rsidR="00D14A9D">
        <w:rPr>
          <w:rFonts w:ascii="Arial-Black" w:hAnsi="Arial-Black" w:cs="Arial-Black"/>
          <w:sz w:val="20"/>
          <w:szCs w:val="20"/>
          <w:lang w:eastAsia="fr-CA"/>
        </w:rPr>
        <w:t>s</w:t>
      </w:r>
      <w:r w:rsidR="00F777F4">
        <w:rPr>
          <w:rFonts w:ascii="Arial-Black" w:hAnsi="Arial-Black" w:cs="Arial-Black"/>
          <w:sz w:val="20"/>
          <w:szCs w:val="20"/>
          <w:lang w:eastAsia="fr-CA"/>
        </w:rPr>
        <w:t xml:space="preserve"> et vente d’appareil</w:t>
      </w:r>
      <w:r w:rsidR="00D14A9D">
        <w:rPr>
          <w:rFonts w:ascii="Arial-Black" w:hAnsi="Arial-Black" w:cs="Arial-Black"/>
          <w:sz w:val="20"/>
          <w:szCs w:val="20"/>
          <w:lang w:eastAsia="fr-CA"/>
        </w:rPr>
        <w:t>s</w:t>
      </w:r>
      <w:r w:rsidR="00F777F4">
        <w:rPr>
          <w:rFonts w:ascii="Arial-Black" w:hAnsi="Arial-Black" w:cs="Arial-Black"/>
          <w:sz w:val="20"/>
          <w:szCs w:val="20"/>
          <w:lang w:eastAsia="fr-CA"/>
        </w:rPr>
        <w:t xml:space="preserve"> neuf</w:t>
      </w:r>
      <w:r w:rsidR="00D14A9D">
        <w:rPr>
          <w:rFonts w:ascii="Arial-Black" w:hAnsi="Arial-Black" w:cs="Arial-Black"/>
          <w:sz w:val="20"/>
          <w:szCs w:val="20"/>
          <w:lang w:eastAsia="fr-CA"/>
        </w:rPr>
        <w:t>s</w:t>
      </w:r>
      <w:r w:rsidR="00F777F4">
        <w:rPr>
          <w:rFonts w:ascii="Arial-Black" w:hAnsi="Arial-Black" w:cs="Arial-Black"/>
          <w:sz w:val="20"/>
          <w:szCs w:val="20"/>
          <w:lang w:eastAsia="fr-CA"/>
        </w:rPr>
        <w:t>. Assistant technicien à temps partiel.</w:t>
      </w:r>
    </w:p>
    <w:p w:rsidR="00FB4489" w:rsidRDefault="00FB4489" w:rsidP="00FB4489">
      <w:pPr>
        <w:autoSpaceDE w:val="0"/>
        <w:autoSpaceDN w:val="0"/>
        <w:adjustRightInd w:val="0"/>
        <w:spacing w:after="0" w:line="240" w:lineRule="auto"/>
        <w:ind w:left="708"/>
        <w:jc w:val="both"/>
        <w:rPr>
          <w:rFonts w:ascii="Arial-Black" w:hAnsi="Arial-Black" w:cs="Arial-Black"/>
          <w:sz w:val="20"/>
          <w:szCs w:val="20"/>
          <w:lang w:eastAsia="fr-CA"/>
        </w:rPr>
      </w:pPr>
    </w:p>
    <w:p w:rsidR="00FB4489" w:rsidRDefault="00FB4489" w:rsidP="00FB4489">
      <w:pPr>
        <w:autoSpaceDE w:val="0"/>
        <w:autoSpaceDN w:val="0"/>
        <w:adjustRightInd w:val="0"/>
        <w:spacing w:after="0" w:line="240" w:lineRule="auto"/>
        <w:ind w:left="708"/>
        <w:jc w:val="both"/>
        <w:rPr>
          <w:rFonts w:ascii="Arial-Black" w:hAnsi="Arial-Black" w:cs="Arial-Black"/>
          <w:sz w:val="20"/>
          <w:szCs w:val="20"/>
          <w:lang w:eastAsia="fr-CA"/>
        </w:rPr>
      </w:pPr>
      <w:r>
        <w:rPr>
          <w:rFonts w:ascii="Arial-Black" w:hAnsi="Arial-Black" w:cs="Arial-Black"/>
          <w:sz w:val="20"/>
          <w:szCs w:val="20"/>
          <w:lang w:eastAsia="fr-CA"/>
        </w:rPr>
        <w:t xml:space="preserve">2000 : </w:t>
      </w:r>
      <w:proofErr w:type="spellStart"/>
      <w:r>
        <w:rPr>
          <w:rFonts w:ascii="Arial-Black" w:hAnsi="Arial-Black" w:cs="Arial-Black"/>
          <w:sz w:val="20"/>
          <w:szCs w:val="20"/>
          <w:lang w:eastAsia="fr-CA"/>
        </w:rPr>
        <w:t>Vidéotron</w:t>
      </w:r>
      <w:proofErr w:type="spellEnd"/>
      <w:r>
        <w:rPr>
          <w:rFonts w:ascii="Arial-Black" w:hAnsi="Arial-Black" w:cs="Arial-Black"/>
          <w:sz w:val="20"/>
          <w:szCs w:val="20"/>
          <w:lang w:eastAsia="fr-CA"/>
        </w:rPr>
        <w:t xml:space="preserve"> Télécom </w:t>
      </w:r>
      <w:proofErr w:type="spellStart"/>
      <w:r>
        <w:rPr>
          <w:rFonts w:ascii="Arial-Black" w:hAnsi="Arial-Black" w:cs="Arial-Black"/>
          <w:sz w:val="20"/>
          <w:szCs w:val="20"/>
          <w:lang w:eastAsia="fr-CA"/>
        </w:rPr>
        <w:t>Ltée</w:t>
      </w:r>
      <w:proofErr w:type="spellEnd"/>
      <w:r>
        <w:rPr>
          <w:rFonts w:ascii="Arial-Black" w:hAnsi="Arial-Black" w:cs="Arial-Black"/>
          <w:sz w:val="20"/>
          <w:szCs w:val="20"/>
          <w:lang w:eastAsia="fr-CA"/>
        </w:rPr>
        <w:t>, Service technique pour implantation, modification et réparation du réseau de télécommunication. Assistant technicien pour la prise d’inventaire d’appareils installés au Québec.</w:t>
      </w:r>
    </w:p>
    <w:p w:rsidR="00F777F4" w:rsidRDefault="00F777F4" w:rsidP="00FB4489">
      <w:pPr>
        <w:autoSpaceDE w:val="0"/>
        <w:autoSpaceDN w:val="0"/>
        <w:adjustRightInd w:val="0"/>
        <w:spacing w:after="0" w:line="240" w:lineRule="auto"/>
        <w:ind w:left="708"/>
        <w:jc w:val="both"/>
        <w:rPr>
          <w:rFonts w:ascii="Arial-Black" w:hAnsi="Arial-Black" w:cs="Arial-Black"/>
          <w:sz w:val="20"/>
          <w:szCs w:val="20"/>
          <w:lang w:eastAsia="fr-CA"/>
        </w:rPr>
      </w:pPr>
    </w:p>
    <w:p w:rsidR="00F777F4" w:rsidRDefault="00F777F4" w:rsidP="00FB4489">
      <w:pPr>
        <w:autoSpaceDE w:val="0"/>
        <w:autoSpaceDN w:val="0"/>
        <w:adjustRightInd w:val="0"/>
        <w:spacing w:after="0" w:line="240" w:lineRule="auto"/>
        <w:ind w:left="708"/>
        <w:jc w:val="both"/>
        <w:rPr>
          <w:rFonts w:ascii="Arial-Black" w:hAnsi="Arial-Black" w:cs="Arial-Black"/>
          <w:sz w:val="20"/>
          <w:szCs w:val="20"/>
          <w:lang w:eastAsia="fr-CA"/>
        </w:rPr>
      </w:pPr>
      <w:r>
        <w:rPr>
          <w:rFonts w:ascii="Arial-Black" w:hAnsi="Arial-Black" w:cs="Arial-Black"/>
          <w:sz w:val="20"/>
          <w:szCs w:val="20"/>
          <w:lang w:eastAsia="fr-CA"/>
        </w:rPr>
        <w:t xml:space="preserve">2002 : Audio D’occasion, Service de réparation d’appareil </w:t>
      </w:r>
      <w:proofErr w:type="spellStart"/>
      <w:r>
        <w:rPr>
          <w:rFonts w:ascii="Arial-Black" w:hAnsi="Arial-Black" w:cs="Arial-Black"/>
          <w:sz w:val="20"/>
          <w:szCs w:val="20"/>
          <w:lang w:eastAsia="fr-CA"/>
        </w:rPr>
        <w:t>HiFi</w:t>
      </w:r>
      <w:proofErr w:type="spellEnd"/>
      <w:r>
        <w:rPr>
          <w:rFonts w:ascii="Arial-Black" w:hAnsi="Arial-Black" w:cs="Arial-Black"/>
          <w:sz w:val="20"/>
          <w:szCs w:val="20"/>
          <w:lang w:eastAsia="fr-CA"/>
        </w:rPr>
        <w:t xml:space="preserve"> </w:t>
      </w:r>
      <w:r w:rsidR="00D14A9D">
        <w:rPr>
          <w:rFonts w:ascii="Arial-Black" w:hAnsi="Arial-Black" w:cs="Arial-Black"/>
          <w:sz w:val="20"/>
          <w:szCs w:val="20"/>
          <w:lang w:eastAsia="fr-CA"/>
        </w:rPr>
        <w:t>haut</w:t>
      </w:r>
      <w:r>
        <w:rPr>
          <w:rFonts w:ascii="Arial-Black" w:hAnsi="Arial-Black" w:cs="Arial-Black"/>
          <w:sz w:val="20"/>
          <w:szCs w:val="20"/>
          <w:lang w:eastAsia="fr-CA"/>
        </w:rPr>
        <w:t xml:space="preserve"> de gamme et vente d’appareil</w:t>
      </w:r>
      <w:r w:rsidR="00D14A9D">
        <w:rPr>
          <w:rFonts w:ascii="Arial-Black" w:hAnsi="Arial-Black" w:cs="Arial-Black"/>
          <w:sz w:val="20"/>
          <w:szCs w:val="20"/>
          <w:lang w:eastAsia="fr-CA"/>
        </w:rPr>
        <w:t>s</w:t>
      </w:r>
      <w:r>
        <w:rPr>
          <w:rFonts w:ascii="Arial-Black" w:hAnsi="Arial-Black" w:cs="Arial-Black"/>
          <w:sz w:val="20"/>
          <w:szCs w:val="20"/>
          <w:lang w:eastAsia="fr-CA"/>
        </w:rPr>
        <w:t xml:space="preserve"> neuf</w:t>
      </w:r>
      <w:r w:rsidR="00D14A9D">
        <w:rPr>
          <w:rFonts w:ascii="Arial-Black" w:hAnsi="Arial-Black" w:cs="Arial-Black"/>
          <w:sz w:val="20"/>
          <w:szCs w:val="20"/>
          <w:lang w:eastAsia="fr-CA"/>
        </w:rPr>
        <w:t>s</w:t>
      </w:r>
      <w:r>
        <w:rPr>
          <w:rFonts w:ascii="Arial-Black" w:hAnsi="Arial-Black" w:cs="Arial-Black"/>
          <w:sz w:val="20"/>
          <w:szCs w:val="20"/>
          <w:lang w:eastAsia="fr-CA"/>
        </w:rPr>
        <w:t xml:space="preserve"> et usagé</w:t>
      </w:r>
      <w:r w:rsidR="00924818">
        <w:rPr>
          <w:rFonts w:ascii="Arial-Black" w:hAnsi="Arial-Black" w:cs="Arial-Black"/>
          <w:sz w:val="20"/>
          <w:szCs w:val="20"/>
          <w:lang w:eastAsia="fr-CA"/>
        </w:rPr>
        <w:t>s</w:t>
      </w:r>
      <w:r>
        <w:rPr>
          <w:rFonts w:ascii="Arial-Black" w:hAnsi="Arial-Black" w:cs="Arial-Black"/>
          <w:sz w:val="20"/>
          <w:szCs w:val="20"/>
          <w:lang w:eastAsia="fr-CA"/>
        </w:rPr>
        <w:t>. Technicien à la réparation, responsable de deux autres techniciens et responsable des achats de pièces</w:t>
      </w:r>
      <w:r w:rsidR="007C0B4C">
        <w:rPr>
          <w:rFonts w:ascii="Arial-Black" w:hAnsi="Arial-Black" w:cs="Arial-Black"/>
          <w:sz w:val="20"/>
          <w:szCs w:val="20"/>
          <w:lang w:eastAsia="fr-CA"/>
        </w:rPr>
        <w:t>.</w:t>
      </w:r>
      <w:r>
        <w:rPr>
          <w:rFonts w:ascii="Arial-Black" w:hAnsi="Arial-Black" w:cs="Arial-Black"/>
          <w:sz w:val="20"/>
          <w:szCs w:val="20"/>
          <w:lang w:eastAsia="fr-CA"/>
        </w:rPr>
        <w:t xml:space="preserve">  </w:t>
      </w:r>
    </w:p>
    <w:p w:rsidR="00285D44" w:rsidRDefault="00285D44" w:rsidP="00FB4489">
      <w:pPr>
        <w:autoSpaceDE w:val="0"/>
        <w:autoSpaceDN w:val="0"/>
        <w:adjustRightInd w:val="0"/>
        <w:spacing w:after="0" w:line="240" w:lineRule="auto"/>
        <w:ind w:left="708"/>
        <w:jc w:val="both"/>
        <w:rPr>
          <w:rFonts w:ascii="Arial-Black" w:hAnsi="Arial-Black" w:cs="Arial-Black"/>
          <w:sz w:val="20"/>
          <w:szCs w:val="20"/>
          <w:lang w:eastAsia="fr-CA"/>
        </w:rPr>
      </w:pPr>
    </w:p>
    <w:p w:rsidR="00285D44" w:rsidRDefault="00285D44" w:rsidP="00FB4489">
      <w:pPr>
        <w:autoSpaceDE w:val="0"/>
        <w:autoSpaceDN w:val="0"/>
        <w:adjustRightInd w:val="0"/>
        <w:spacing w:after="0" w:line="240" w:lineRule="auto"/>
        <w:ind w:left="708"/>
        <w:jc w:val="both"/>
        <w:rPr>
          <w:rFonts w:ascii="Arial-Black" w:hAnsi="Arial-Black" w:cs="Arial-Black"/>
          <w:sz w:val="20"/>
          <w:szCs w:val="20"/>
          <w:lang w:eastAsia="fr-CA"/>
        </w:rPr>
      </w:pPr>
    </w:p>
    <w:p w:rsidR="00285D44" w:rsidRPr="00285D44" w:rsidRDefault="00285D44" w:rsidP="00285D44">
      <w:pPr>
        <w:autoSpaceDE w:val="0"/>
        <w:autoSpaceDN w:val="0"/>
        <w:adjustRightInd w:val="0"/>
        <w:spacing w:after="0" w:line="240" w:lineRule="auto"/>
        <w:rPr>
          <w:rFonts w:ascii="Arial-Black" w:hAnsi="Arial-Black" w:cs="Arial-Black"/>
          <w:sz w:val="20"/>
          <w:szCs w:val="20"/>
          <w:lang w:eastAsia="fr-CA"/>
        </w:rPr>
      </w:pPr>
    </w:p>
    <w:p w:rsidR="00BD657F" w:rsidRDefault="00BD657F" w:rsidP="00285D44">
      <w:pPr>
        <w:autoSpaceDE w:val="0"/>
        <w:autoSpaceDN w:val="0"/>
        <w:adjustRightInd w:val="0"/>
        <w:rPr>
          <w:rFonts w:ascii="Arial,Bold" w:hAnsi="Arial,Bold" w:cs="Arial,Bold"/>
          <w:b/>
          <w:bCs/>
          <w:sz w:val="20"/>
          <w:szCs w:val="20"/>
          <w:u w:val="single"/>
        </w:rPr>
      </w:pPr>
    </w:p>
    <w:p w:rsidR="00BD657F" w:rsidRDefault="00BD657F" w:rsidP="00285D44">
      <w:pPr>
        <w:autoSpaceDE w:val="0"/>
        <w:autoSpaceDN w:val="0"/>
        <w:adjustRightInd w:val="0"/>
        <w:rPr>
          <w:rFonts w:ascii="Arial,Bold" w:hAnsi="Arial,Bold" w:cs="Arial,Bold"/>
          <w:b/>
          <w:bCs/>
          <w:sz w:val="20"/>
          <w:szCs w:val="20"/>
          <w:u w:val="single"/>
        </w:rPr>
      </w:pPr>
    </w:p>
    <w:p w:rsidR="00BD657F" w:rsidRDefault="00BD657F" w:rsidP="00285D44">
      <w:pPr>
        <w:autoSpaceDE w:val="0"/>
        <w:autoSpaceDN w:val="0"/>
        <w:adjustRightInd w:val="0"/>
        <w:rPr>
          <w:rFonts w:ascii="Arial,Bold" w:hAnsi="Arial,Bold" w:cs="Arial,Bold"/>
          <w:b/>
          <w:bCs/>
          <w:sz w:val="20"/>
          <w:szCs w:val="20"/>
          <w:u w:val="single"/>
        </w:rPr>
      </w:pPr>
    </w:p>
    <w:p w:rsidR="00BD657F" w:rsidRDefault="00BD657F" w:rsidP="00285D44">
      <w:pPr>
        <w:autoSpaceDE w:val="0"/>
        <w:autoSpaceDN w:val="0"/>
        <w:adjustRightInd w:val="0"/>
        <w:rPr>
          <w:rFonts w:ascii="Arial,Bold" w:hAnsi="Arial,Bold" w:cs="Arial,Bold"/>
          <w:b/>
          <w:bCs/>
          <w:sz w:val="20"/>
          <w:szCs w:val="20"/>
          <w:u w:val="single"/>
        </w:rPr>
      </w:pPr>
    </w:p>
    <w:p w:rsidR="00BB10FE" w:rsidRDefault="00BB10FE" w:rsidP="00285D44">
      <w:pPr>
        <w:autoSpaceDE w:val="0"/>
        <w:autoSpaceDN w:val="0"/>
        <w:adjustRightInd w:val="0"/>
        <w:rPr>
          <w:rFonts w:ascii="Arial,Bold" w:hAnsi="Arial,Bold" w:cs="Arial,Bold"/>
          <w:b/>
          <w:bCs/>
          <w:sz w:val="20"/>
          <w:szCs w:val="20"/>
          <w:u w:val="single"/>
        </w:rPr>
      </w:pPr>
    </w:p>
    <w:p w:rsidR="00BB10FE" w:rsidRDefault="00BB10FE" w:rsidP="00285D44">
      <w:pPr>
        <w:autoSpaceDE w:val="0"/>
        <w:autoSpaceDN w:val="0"/>
        <w:adjustRightInd w:val="0"/>
        <w:rPr>
          <w:rFonts w:ascii="Arial,Bold" w:hAnsi="Arial,Bold" w:cs="Arial,Bold"/>
          <w:b/>
          <w:bCs/>
          <w:sz w:val="20"/>
          <w:szCs w:val="20"/>
          <w:u w:val="single"/>
        </w:rPr>
      </w:pPr>
    </w:p>
    <w:p w:rsidR="00BB10FE" w:rsidRDefault="00BB10FE" w:rsidP="00285D44">
      <w:pPr>
        <w:autoSpaceDE w:val="0"/>
        <w:autoSpaceDN w:val="0"/>
        <w:adjustRightInd w:val="0"/>
        <w:rPr>
          <w:rFonts w:ascii="Arial,Bold" w:hAnsi="Arial,Bold" w:cs="Arial,Bold"/>
          <w:b/>
          <w:bCs/>
          <w:sz w:val="20"/>
          <w:szCs w:val="20"/>
          <w:u w:val="single"/>
        </w:rPr>
      </w:pPr>
    </w:p>
    <w:p w:rsidR="0031497B" w:rsidRDefault="0031497B" w:rsidP="00285D44">
      <w:pPr>
        <w:autoSpaceDE w:val="0"/>
        <w:autoSpaceDN w:val="0"/>
        <w:adjustRightInd w:val="0"/>
        <w:rPr>
          <w:rFonts w:ascii="Arial,Bold" w:hAnsi="Arial,Bold" w:cs="Arial,Bold"/>
          <w:b/>
          <w:bCs/>
          <w:sz w:val="20"/>
          <w:szCs w:val="20"/>
          <w:u w:val="single"/>
        </w:rPr>
      </w:pPr>
    </w:p>
    <w:p w:rsidR="00285D44" w:rsidRPr="00285D44" w:rsidRDefault="00285D44" w:rsidP="00285D44">
      <w:pPr>
        <w:autoSpaceDE w:val="0"/>
        <w:autoSpaceDN w:val="0"/>
        <w:adjustRightInd w:val="0"/>
        <w:rPr>
          <w:rFonts w:ascii="Arial,Bold" w:hAnsi="Arial,Bold" w:cs="Arial,Bold"/>
          <w:b/>
          <w:bCs/>
          <w:sz w:val="19"/>
          <w:szCs w:val="19"/>
          <w:u w:val="single"/>
        </w:rPr>
      </w:pPr>
      <w:r>
        <w:rPr>
          <w:rFonts w:ascii="Arial,Bold" w:hAnsi="Arial,Bold" w:cs="Arial,Bold"/>
          <w:b/>
          <w:bCs/>
          <w:sz w:val="20"/>
          <w:szCs w:val="20"/>
          <w:u w:val="single"/>
        </w:rPr>
        <w:lastRenderedPageBreak/>
        <w:t>3. Principales activités de la personne technicienne</w:t>
      </w:r>
    </w:p>
    <w:p w:rsidR="00285D44" w:rsidRDefault="00285D44" w:rsidP="00FB4489">
      <w:pPr>
        <w:autoSpaceDE w:val="0"/>
        <w:autoSpaceDN w:val="0"/>
        <w:adjustRightInd w:val="0"/>
        <w:jc w:val="both"/>
        <w:rPr>
          <w:rFonts w:ascii="Arial" w:hAnsi="Arial" w:cs="Arial"/>
          <w:sz w:val="20"/>
          <w:szCs w:val="20"/>
        </w:rPr>
      </w:pPr>
      <w:r w:rsidRPr="00285D44">
        <w:rPr>
          <w:rFonts w:ascii="Arial" w:hAnsi="Arial" w:cs="Arial"/>
          <w:sz w:val="20"/>
          <w:szCs w:val="20"/>
        </w:rPr>
        <w:t>En vous référant à la description de fonction figurant à l’affichage, identifiez les grandes activités (tâches et/ou projets) que vous accomplissez et qui présentent le plus grand niveau de complexité (en les classant par ordre décroissant de complexité et en pourcentage de temps).</w:t>
      </w:r>
    </w:p>
    <w:p w:rsidR="00FB4489" w:rsidRDefault="00FB4489" w:rsidP="00285D44">
      <w:pPr>
        <w:autoSpaceDE w:val="0"/>
        <w:autoSpaceDN w:val="0"/>
        <w:adjustRightInd w:val="0"/>
        <w:jc w:val="both"/>
        <w:rPr>
          <w:rFonts w:ascii="Arial" w:hAnsi="Arial" w:cs="Arial"/>
          <w:b/>
          <w:sz w:val="20"/>
          <w:szCs w:val="20"/>
        </w:rPr>
      </w:pPr>
    </w:p>
    <w:p w:rsidR="002E236C" w:rsidRDefault="002E236C" w:rsidP="00285D44">
      <w:pPr>
        <w:autoSpaceDE w:val="0"/>
        <w:autoSpaceDN w:val="0"/>
        <w:adjustRightInd w:val="0"/>
        <w:jc w:val="both"/>
        <w:rPr>
          <w:rFonts w:ascii="Arial" w:hAnsi="Arial" w:cs="Arial"/>
          <w:b/>
          <w:sz w:val="20"/>
          <w:szCs w:val="20"/>
        </w:rPr>
      </w:pPr>
      <w:r>
        <w:rPr>
          <w:rFonts w:ascii="Arial" w:hAnsi="Arial" w:cs="Arial"/>
          <w:b/>
          <w:sz w:val="20"/>
          <w:szCs w:val="20"/>
        </w:rPr>
        <w:t>1. Activités de complexité supérieure</w:t>
      </w:r>
    </w:p>
    <w:p w:rsidR="006F4CA1" w:rsidRDefault="006F4CA1" w:rsidP="006F4CA1">
      <w:pPr>
        <w:autoSpaceDE w:val="0"/>
        <w:autoSpaceDN w:val="0"/>
        <w:adjustRightInd w:val="0"/>
        <w:ind w:firstLine="705"/>
        <w:jc w:val="both"/>
        <w:rPr>
          <w:rFonts w:ascii="Arial" w:hAnsi="Arial" w:cs="Arial"/>
          <w:b/>
          <w:sz w:val="20"/>
          <w:szCs w:val="20"/>
        </w:rPr>
      </w:pPr>
      <w:r>
        <w:rPr>
          <w:rFonts w:ascii="Arial" w:hAnsi="Arial" w:cs="Arial"/>
          <w:b/>
          <w:sz w:val="20"/>
          <w:szCs w:val="20"/>
        </w:rPr>
        <w:t>1.1. Informatique</w:t>
      </w:r>
      <w:r w:rsidR="00E80813">
        <w:rPr>
          <w:rFonts w:ascii="Arial" w:hAnsi="Arial" w:cs="Arial"/>
          <w:b/>
          <w:sz w:val="20"/>
          <w:szCs w:val="20"/>
        </w:rPr>
        <w:t xml:space="preserve"> (50%)</w:t>
      </w:r>
    </w:p>
    <w:p w:rsidR="004E52D1" w:rsidRDefault="00E920C0" w:rsidP="00BB10FE">
      <w:pPr>
        <w:autoSpaceDE w:val="0"/>
        <w:autoSpaceDN w:val="0"/>
        <w:adjustRightInd w:val="0"/>
        <w:spacing w:line="240" w:lineRule="auto"/>
        <w:ind w:left="705"/>
        <w:jc w:val="both"/>
        <w:rPr>
          <w:rFonts w:ascii="Arial" w:hAnsi="Arial" w:cs="Arial"/>
          <w:sz w:val="20"/>
          <w:szCs w:val="20"/>
        </w:rPr>
      </w:pPr>
      <w:r>
        <w:rPr>
          <w:rFonts w:ascii="Arial" w:hAnsi="Arial" w:cs="Arial"/>
          <w:sz w:val="20"/>
          <w:szCs w:val="20"/>
        </w:rPr>
        <w:t>a</w:t>
      </w:r>
      <w:r w:rsidR="004E52D1">
        <w:rPr>
          <w:rFonts w:ascii="Arial" w:hAnsi="Arial" w:cs="Arial"/>
          <w:sz w:val="20"/>
          <w:szCs w:val="20"/>
        </w:rPr>
        <w:t>) Administration des ordinateurs faisant partie du domaine SAV.</w:t>
      </w:r>
    </w:p>
    <w:p w:rsidR="004E52D1" w:rsidRDefault="004E52D1" w:rsidP="00BB10FE">
      <w:pPr>
        <w:autoSpaceDE w:val="0"/>
        <w:autoSpaceDN w:val="0"/>
        <w:adjustRightInd w:val="0"/>
        <w:spacing w:line="240" w:lineRule="auto"/>
        <w:ind w:left="705"/>
        <w:jc w:val="both"/>
        <w:rPr>
          <w:rFonts w:ascii="Arial" w:hAnsi="Arial" w:cs="Arial"/>
          <w:sz w:val="20"/>
          <w:szCs w:val="20"/>
        </w:rPr>
      </w:pPr>
      <w:r>
        <w:rPr>
          <w:rFonts w:ascii="Arial" w:hAnsi="Arial" w:cs="Arial"/>
          <w:sz w:val="20"/>
          <w:szCs w:val="20"/>
        </w:rPr>
        <w:t>b) Configuration et optimisation d’ordinateurs des salles de cours et de montage vidéo.</w:t>
      </w:r>
    </w:p>
    <w:p w:rsidR="00FB4489" w:rsidRDefault="00FB4489" w:rsidP="00BB10FE">
      <w:pPr>
        <w:autoSpaceDE w:val="0"/>
        <w:autoSpaceDN w:val="0"/>
        <w:adjustRightInd w:val="0"/>
        <w:spacing w:line="240" w:lineRule="auto"/>
        <w:ind w:left="705"/>
        <w:jc w:val="both"/>
        <w:rPr>
          <w:rFonts w:ascii="Arial" w:hAnsi="Arial" w:cs="Arial"/>
          <w:sz w:val="20"/>
          <w:szCs w:val="20"/>
        </w:rPr>
      </w:pPr>
      <w:r>
        <w:rPr>
          <w:rFonts w:ascii="Arial" w:hAnsi="Arial" w:cs="Arial"/>
          <w:sz w:val="20"/>
          <w:szCs w:val="20"/>
        </w:rPr>
        <w:t>c) Réparation d’ordinateurs</w:t>
      </w:r>
      <w:r w:rsidR="008E66A1">
        <w:rPr>
          <w:rFonts w:ascii="Arial" w:hAnsi="Arial" w:cs="Arial"/>
          <w:sz w:val="20"/>
          <w:szCs w:val="20"/>
        </w:rPr>
        <w:t xml:space="preserve"> avec des composantes spécialisées audiovisuel.</w:t>
      </w:r>
    </w:p>
    <w:p w:rsidR="004E52D1" w:rsidRDefault="00FB4489" w:rsidP="00BB10FE">
      <w:pPr>
        <w:autoSpaceDE w:val="0"/>
        <w:autoSpaceDN w:val="0"/>
        <w:adjustRightInd w:val="0"/>
        <w:spacing w:line="240" w:lineRule="auto"/>
        <w:ind w:left="705"/>
        <w:jc w:val="both"/>
        <w:rPr>
          <w:rFonts w:ascii="Arial" w:hAnsi="Arial" w:cs="Arial"/>
          <w:sz w:val="20"/>
          <w:szCs w:val="20"/>
        </w:rPr>
      </w:pPr>
      <w:r>
        <w:rPr>
          <w:rFonts w:ascii="Arial" w:hAnsi="Arial" w:cs="Arial"/>
          <w:sz w:val="20"/>
          <w:szCs w:val="20"/>
        </w:rPr>
        <w:t>d</w:t>
      </w:r>
      <w:r w:rsidR="004E52D1">
        <w:rPr>
          <w:rFonts w:ascii="Arial" w:hAnsi="Arial" w:cs="Arial"/>
          <w:sz w:val="20"/>
          <w:szCs w:val="20"/>
        </w:rPr>
        <w:t>) Gestion et administration du serveur d’image des ordinateurs du service de l’audiovisuel.</w:t>
      </w:r>
    </w:p>
    <w:p w:rsidR="00943A38" w:rsidRDefault="00FB4489" w:rsidP="00BB10FE">
      <w:pPr>
        <w:autoSpaceDE w:val="0"/>
        <w:autoSpaceDN w:val="0"/>
        <w:adjustRightInd w:val="0"/>
        <w:spacing w:line="240" w:lineRule="auto"/>
        <w:ind w:left="705"/>
        <w:jc w:val="both"/>
        <w:rPr>
          <w:rFonts w:ascii="Arial" w:hAnsi="Arial" w:cs="Arial"/>
          <w:sz w:val="20"/>
          <w:szCs w:val="20"/>
        </w:rPr>
      </w:pPr>
      <w:r>
        <w:rPr>
          <w:rFonts w:ascii="Arial" w:hAnsi="Arial" w:cs="Arial"/>
          <w:sz w:val="20"/>
          <w:szCs w:val="20"/>
        </w:rPr>
        <w:t>e</w:t>
      </w:r>
      <w:r w:rsidR="00943A38">
        <w:rPr>
          <w:rFonts w:ascii="Arial" w:hAnsi="Arial" w:cs="Arial"/>
          <w:sz w:val="20"/>
          <w:szCs w:val="20"/>
        </w:rPr>
        <w:t>) Établir différents standard</w:t>
      </w:r>
      <w:r>
        <w:rPr>
          <w:rFonts w:ascii="Arial" w:hAnsi="Arial" w:cs="Arial"/>
          <w:sz w:val="20"/>
          <w:szCs w:val="20"/>
        </w:rPr>
        <w:t>s de sécurité informatique liés</w:t>
      </w:r>
      <w:r w:rsidR="00943A38">
        <w:rPr>
          <w:rFonts w:ascii="Arial" w:hAnsi="Arial" w:cs="Arial"/>
          <w:sz w:val="20"/>
          <w:szCs w:val="20"/>
        </w:rPr>
        <w:t xml:space="preserve"> </w:t>
      </w:r>
      <w:r w:rsidR="006F4CA1">
        <w:rPr>
          <w:rFonts w:ascii="Arial" w:hAnsi="Arial" w:cs="Arial"/>
          <w:sz w:val="20"/>
          <w:szCs w:val="20"/>
        </w:rPr>
        <w:t>à l’utilisation multiutilisateur</w:t>
      </w:r>
      <w:r>
        <w:rPr>
          <w:rFonts w:ascii="Arial" w:hAnsi="Arial" w:cs="Arial"/>
          <w:sz w:val="20"/>
          <w:szCs w:val="20"/>
        </w:rPr>
        <w:t>s</w:t>
      </w:r>
      <w:r w:rsidR="003079BA">
        <w:rPr>
          <w:rFonts w:ascii="Arial" w:hAnsi="Arial" w:cs="Arial"/>
          <w:sz w:val="20"/>
          <w:szCs w:val="20"/>
        </w:rPr>
        <w:t xml:space="preserve"> sur domaine en salles</w:t>
      </w:r>
      <w:r w:rsidR="006F4CA1">
        <w:rPr>
          <w:rFonts w:ascii="Arial" w:hAnsi="Arial" w:cs="Arial"/>
          <w:sz w:val="20"/>
          <w:szCs w:val="20"/>
        </w:rPr>
        <w:t xml:space="preserve"> de cours</w:t>
      </w:r>
      <w:r w:rsidR="00B84FE8">
        <w:rPr>
          <w:rFonts w:ascii="Arial" w:hAnsi="Arial" w:cs="Arial"/>
          <w:sz w:val="20"/>
          <w:szCs w:val="20"/>
        </w:rPr>
        <w:t xml:space="preserve"> et en</w:t>
      </w:r>
      <w:r w:rsidR="006F4CA1">
        <w:rPr>
          <w:rFonts w:ascii="Arial" w:hAnsi="Arial" w:cs="Arial"/>
          <w:sz w:val="20"/>
          <w:szCs w:val="20"/>
        </w:rPr>
        <w:t xml:space="preserve"> montage vidéo.</w:t>
      </w:r>
    </w:p>
    <w:p w:rsidR="006F4CA1" w:rsidRDefault="00FB4489" w:rsidP="00BB10FE">
      <w:pPr>
        <w:autoSpaceDE w:val="0"/>
        <w:autoSpaceDN w:val="0"/>
        <w:adjustRightInd w:val="0"/>
        <w:spacing w:line="240" w:lineRule="auto"/>
        <w:ind w:left="705"/>
        <w:jc w:val="both"/>
        <w:rPr>
          <w:rFonts w:ascii="Arial" w:hAnsi="Arial" w:cs="Arial"/>
          <w:sz w:val="20"/>
          <w:szCs w:val="20"/>
        </w:rPr>
      </w:pPr>
      <w:r>
        <w:rPr>
          <w:rFonts w:ascii="Arial" w:hAnsi="Arial" w:cs="Arial"/>
          <w:sz w:val="20"/>
          <w:szCs w:val="20"/>
        </w:rPr>
        <w:t>f</w:t>
      </w:r>
      <w:r w:rsidR="006F4CA1">
        <w:rPr>
          <w:rFonts w:ascii="Arial" w:hAnsi="Arial" w:cs="Arial"/>
          <w:sz w:val="20"/>
          <w:szCs w:val="20"/>
        </w:rPr>
        <w:t xml:space="preserve">) Participation continue </w:t>
      </w:r>
      <w:r w:rsidR="00E43180">
        <w:rPr>
          <w:rFonts w:ascii="Arial" w:hAnsi="Arial" w:cs="Arial"/>
          <w:sz w:val="20"/>
          <w:szCs w:val="20"/>
        </w:rPr>
        <w:t>au</w:t>
      </w:r>
      <w:r w:rsidR="006F4CA1">
        <w:rPr>
          <w:rFonts w:ascii="Arial" w:hAnsi="Arial" w:cs="Arial"/>
          <w:sz w:val="20"/>
          <w:szCs w:val="20"/>
        </w:rPr>
        <w:t xml:space="preserve"> développement et </w:t>
      </w:r>
      <w:r w:rsidR="00E43180">
        <w:rPr>
          <w:rFonts w:ascii="Arial" w:hAnsi="Arial" w:cs="Arial"/>
          <w:sz w:val="20"/>
          <w:szCs w:val="20"/>
        </w:rPr>
        <w:t>à</w:t>
      </w:r>
      <w:r w:rsidR="006F4CA1">
        <w:rPr>
          <w:rFonts w:ascii="Arial" w:hAnsi="Arial" w:cs="Arial"/>
          <w:sz w:val="20"/>
          <w:szCs w:val="20"/>
        </w:rPr>
        <w:t xml:space="preserve"> l’amélioration de la base de donnée</w:t>
      </w:r>
      <w:r>
        <w:rPr>
          <w:rFonts w:ascii="Arial" w:hAnsi="Arial" w:cs="Arial"/>
          <w:sz w:val="20"/>
          <w:szCs w:val="20"/>
        </w:rPr>
        <w:t>s</w:t>
      </w:r>
      <w:r w:rsidR="006F4CA1">
        <w:rPr>
          <w:rFonts w:ascii="Arial" w:hAnsi="Arial" w:cs="Arial"/>
          <w:sz w:val="20"/>
          <w:szCs w:val="20"/>
        </w:rPr>
        <w:t xml:space="preserve"> matériel</w:t>
      </w:r>
      <w:r w:rsidR="0068342A">
        <w:rPr>
          <w:rFonts w:ascii="Arial" w:hAnsi="Arial" w:cs="Arial"/>
          <w:sz w:val="20"/>
          <w:szCs w:val="20"/>
        </w:rPr>
        <w:t>s</w:t>
      </w:r>
      <w:r w:rsidR="006F4CA1">
        <w:rPr>
          <w:rFonts w:ascii="Arial" w:hAnsi="Arial" w:cs="Arial"/>
          <w:sz w:val="20"/>
          <w:szCs w:val="20"/>
        </w:rPr>
        <w:t xml:space="preserve"> et logiciel</w:t>
      </w:r>
      <w:r w:rsidR="0068342A">
        <w:rPr>
          <w:rFonts w:ascii="Arial" w:hAnsi="Arial" w:cs="Arial"/>
          <w:sz w:val="20"/>
          <w:szCs w:val="20"/>
        </w:rPr>
        <w:t>s</w:t>
      </w:r>
      <w:r w:rsidR="006F4CA1">
        <w:rPr>
          <w:rFonts w:ascii="Arial" w:hAnsi="Arial" w:cs="Arial"/>
          <w:sz w:val="20"/>
          <w:szCs w:val="20"/>
        </w:rPr>
        <w:t xml:space="preserve"> du service de l’audiovisuel.</w:t>
      </w:r>
    </w:p>
    <w:p w:rsidR="00E920C0" w:rsidRDefault="00FB4489" w:rsidP="00BB10FE">
      <w:pPr>
        <w:autoSpaceDE w:val="0"/>
        <w:autoSpaceDN w:val="0"/>
        <w:adjustRightInd w:val="0"/>
        <w:spacing w:line="240" w:lineRule="auto"/>
        <w:ind w:left="705"/>
        <w:jc w:val="both"/>
        <w:rPr>
          <w:rFonts w:ascii="Arial" w:hAnsi="Arial" w:cs="Arial"/>
          <w:sz w:val="20"/>
          <w:szCs w:val="20"/>
        </w:rPr>
      </w:pPr>
      <w:r>
        <w:rPr>
          <w:rFonts w:ascii="Arial" w:hAnsi="Arial" w:cs="Arial"/>
          <w:sz w:val="20"/>
          <w:szCs w:val="20"/>
        </w:rPr>
        <w:t>g</w:t>
      </w:r>
      <w:r w:rsidR="00E920C0" w:rsidRPr="002E236C">
        <w:rPr>
          <w:rFonts w:ascii="Arial" w:hAnsi="Arial" w:cs="Arial"/>
          <w:sz w:val="20"/>
          <w:szCs w:val="20"/>
        </w:rPr>
        <w:t xml:space="preserve">) Évaluation des différents Codec en vue de définir le bon </w:t>
      </w:r>
      <w:proofErr w:type="spellStart"/>
      <w:r w:rsidR="00E920C0">
        <w:rPr>
          <w:rFonts w:ascii="Arial" w:hAnsi="Arial" w:cs="Arial"/>
          <w:i/>
          <w:sz w:val="20"/>
          <w:szCs w:val="20"/>
        </w:rPr>
        <w:t>Workflow</w:t>
      </w:r>
      <w:proofErr w:type="spellEnd"/>
      <w:r w:rsidR="00E920C0">
        <w:rPr>
          <w:rFonts w:ascii="Arial" w:hAnsi="Arial" w:cs="Arial"/>
          <w:i/>
          <w:sz w:val="20"/>
          <w:szCs w:val="20"/>
        </w:rPr>
        <w:t xml:space="preserve"> </w:t>
      </w:r>
      <w:r w:rsidR="00E920C0">
        <w:rPr>
          <w:rFonts w:ascii="Arial" w:hAnsi="Arial" w:cs="Arial"/>
          <w:sz w:val="20"/>
          <w:szCs w:val="20"/>
        </w:rPr>
        <w:t>pour un système de montage vidéo donné.</w:t>
      </w:r>
    </w:p>
    <w:p w:rsidR="003079BA" w:rsidRDefault="003079BA" w:rsidP="004621C0">
      <w:pPr>
        <w:autoSpaceDE w:val="0"/>
        <w:autoSpaceDN w:val="0"/>
        <w:adjustRightInd w:val="0"/>
        <w:ind w:firstLine="705"/>
        <w:jc w:val="both"/>
        <w:rPr>
          <w:rFonts w:ascii="Arial" w:hAnsi="Arial" w:cs="Arial"/>
          <w:b/>
          <w:sz w:val="20"/>
          <w:szCs w:val="20"/>
        </w:rPr>
      </w:pPr>
      <w:r>
        <w:rPr>
          <w:rFonts w:ascii="Arial" w:hAnsi="Arial" w:cs="Arial"/>
          <w:b/>
          <w:sz w:val="20"/>
          <w:szCs w:val="20"/>
        </w:rPr>
        <w:t>1.2 Installation</w:t>
      </w:r>
      <w:r w:rsidR="004E52D1">
        <w:rPr>
          <w:rFonts w:ascii="Arial" w:hAnsi="Arial" w:cs="Arial"/>
          <w:b/>
          <w:sz w:val="20"/>
          <w:szCs w:val="20"/>
        </w:rPr>
        <w:t xml:space="preserve"> (20%)</w:t>
      </w:r>
    </w:p>
    <w:p w:rsidR="003079BA" w:rsidRDefault="003079BA" w:rsidP="00BB10FE">
      <w:pPr>
        <w:autoSpaceDE w:val="0"/>
        <w:autoSpaceDN w:val="0"/>
        <w:adjustRightInd w:val="0"/>
        <w:spacing w:line="240" w:lineRule="auto"/>
        <w:ind w:left="705"/>
        <w:jc w:val="both"/>
        <w:rPr>
          <w:rFonts w:ascii="Arial" w:hAnsi="Arial" w:cs="Arial"/>
          <w:sz w:val="20"/>
          <w:szCs w:val="20"/>
        </w:rPr>
      </w:pPr>
      <w:r>
        <w:rPr>
          <w:rFonts w:ascii="Arial" w:hAnsi="Arial" w:cs="Arial"/>
          <w:sz w:val="20"/>
          <w:szCs w:val="20"/>
        </w:rPr>
        <w:t xml:space="preserve">a) </w:t>
      </w:r>
      <w:r w:rsidR="004621C0">
        <w:rPr>
          <w:rFonts w:ascii="Arial" w:hAnsi="Arial" w:cs="Arial"/>
          <w:sz w:val="20"/>
          <w:szCs w:val="20"/>
        </w:rPr>
        <w:t xml:space="preserve">Installation, conception et modification de salles de montage vidéo et audio incluant les salles de captation liées à la recherche. </w:t>
      </w:r>
    </w:p>
    <w:p w:rsidR="00410E21" w:rsidRDefault="003079BA" w:rsidP="00BB10FE">
      <w:pPr>
        <w:autoSpaceDE w:val="0"/>
        <w:autoSpaceDN w:val="0"/>
        <w:adjustRightInd w:val="0"/>
        <w:spacing w:line="240" w:lineRule="auto"/>
        <w:ind w:left="705"/>
        <w:jc w:val="both"/>
        <w:rPr>
          <w:rFonts w:ascii="Arial" w:hAnsi="Arial" w:cs="Arial"/>
          <w:sz w:val="20"/>
          <w:szCs w:val="20"/>
        </w:rPr>
      </w:pPr>
      <w:r>
        <w:rPr>
          <w:rFonts w:ascii="Arial" w:hAnsi="Arial" w:cs="Arial"/>
          <w:sz w:val="20"/>
          <w:szCs w:val="20"/>
        </w:rPr>
        <w:t xml:space="preserve">b) </w:t>
      </w:r>
      <w:r w:rsidR="004621C0">
        <w:rPr>
          <w:rFonts w:ascii="Arial" w:hAnsi="Arial" w:cs="Arial"/>
          <w:sz w:val="20"/>
          <w:szCs w:val="20"/>
        </w:rPr>
        <w:t>Installa</w:t>
      </w:r>
      <w:r w:rsidR="004E52D1">
        <w:rPr>
          <w:rFonts w:ascii="Arial" w:hAnsi="Arial" w:cs="Arial"/>
          <w:sz w:val="20"/>
          <w:szCs w:val="20"/>
        </w:rPr>
        <w:t>tion, conception et calibration</w:t>
      </w:r>
      <w:r w:rsidR="0068342A">
        <w:rPr>
          <w:rFonts w:ascii="Arial" w:hAnsi="Arial" w:cs="Arial"/>
          <w:sz w:val="20"/>
          <w:szCs w:val="20"/>
        </w:rPr>
        <w:t xml:space="preserve"> de baie d’équipement en lien</w:t>
      </w:r>
      <w:r w:rsidR="004621C0">
        <w:rPr>
          <w:rFonts w:ascii="Arial" w:hAnsi="Arial" w:cs="Arial"/>
          <w:sz w:val="20"/>
          <w:szCs w:val="20"/>
        </w:rPr>
        <w:t xml:space="preserve"> avec les studios, les régies et l’atelier de réparation selon les normes actuel</w:t>
      </w:r>
      <w:r w:rsidR="00952965">
        <w:rPr>
          <w:rFonts w:ascii="Arial" w:hAnsi="Arial" w:cs="Arial"/>
          <w:sz w:val="20"/>
          <w:szCs w:val="20"/>
        </w:rPr>
        <w:t>le</w:t>
      </w:r>
      <w:r w:rsidR="004621C0">
        <w:rPr>
          <w:rFonts w:ascii="Arial" w:hAnsi="Arial" w:cs="Arial"/>
          <w:sz w:val="20"/>
          <w:szCs w:val="20"/>
        </w:rPr>
        <w:t>s du milieu professionnel.</w:t>
      </w:r>
    </w:p>
    <w:p w:rsidR="00410E21" w:rsidRDefault="00410E21" w:rsidP="00410E21">
      <w:pPr>
        <w:autoSpaceDE w:val="0"/>
        <w:autoSpaceDN w:val="0"/>
        <w:adjustRightInd w:val="0"/>
        <w:jc w:val="both"/>
        <w:rPr>
          <w:rFonts w:ascii="Arial" w:hAnsi="Arial" w:cs="Arial"/>
          <w:b/>
          <w:sz w:val="20"/>
          <w:szCs w:val="20"/>
        </w:rPr>
      </w:pPr>
      <w:r>
        <w:rPr>
          <w:rFonts w:ascii="Arial" w:hAnsi="Arial" w:cs="Arial"/>
          <w:b/>
          <w:sz w:val="20"/>
          <w:szCs w:val="20"/>
        </w:rPr>
        <w:t>2. Activités général</w:t>
      </w:r>
    </w:p>
    <w:p w:rsidR="004621C0" w:rsidRDefault="004621C0" w:rsidP="004621C0">
      <w:pPr>
        <w:autoSpaceDE w:val="0"/>
        <w:autoSpaceDN w:val="0"/>
        <w:adjustRightInd w:val="0"/>
        <w:ind w:firstLine="708"/>
        <w:jc w:val="both"/>
        <w:rPr>
          <w:rFonts w:ascii="Arial" w:hAnsi="Arial" w:cs="Arial"/>
          <w:b/>
          <w:sz w:val="20"/>
          <w:szCs w:val="20"/>
        </w:rPr>
      </w:pPr>
      <w:r>
        <w:rPr>
          <w:rFonts w:ascii="Arial" w:hAnsi="Arial" w:cs="Arial"/>
          <w:b/>
          <w:sz w:val="20"/>
          <w:szCs w:val="20"/>
        </w:rPr>
        <w:t>2.1 Installation</w:t>
      </w:r>
      <w:r w:rsidR="004E52D1">
        <w:rPr>
          <w:rFonts w:ascii="Arial" w:hAnsi="Arial" w:cs="Arial"/>
          <w:b/>
          <w:sz w:val="20"/>
          <w:szCs w:val="20"/>
        </w:rPr>
        <w:t xml:space="preserve"> (20%)</w:t>
      </w:r>
    </w:p>
    <w:p w:rsidR="004621C0" w:rsidRDefault="004621C0" w:rsidP="00BB10FE">
      <w:pPr>
        <w:autoSpaceDE w:val="0"/>
        <w:autoSpaceDN w:val="0"/>
        <w:adjustRightInd w:val="0"/>
        <w:spacing w:line="240" w:lineRule="auto"/>
        <w:ind w:left="708"/>
        <w:jc w:val="both"/>
        <w:rPr>
          <w:rFonts w:ascii="Arial" w:hAnsi="Arial" w:cs="Arial"/>
          <w:sz w:val="20"/>
          <w:szCs w:val="20"/>
        </w:rPr>
      </w:pPr>
      <w:r>
        <w:rPr>
          <w:rFonts w:ascii="Arial" w:hAnsi="Arial" w:cs="Arial"/>
          <w:sz w:val="20"/>
          <w:szCs w:val="20"/>
        </w:rPr>
        <w:t>a) Installation de meuble</w:t>
      </w:r>
      <w:r w:rsidR="00952965">
        <w:rPr>
          <w:rFonts w:ascii="Arial" w:hAnsi="Arial" w:cs="Arial"/>
          <w:sz w:val="20"/>
          <w:szCs w:val="20"/>
        </w:rPr>
        <w:t>s</w:t>
      </w:r>
      <w:r>
        <w:rPr>
          <w:rFonts w:ascii="Arial" w:hAnsi="Arial" w:cs="Arial"/>
          <w:sz w:val="20"/>
          <w:szCs w:val="20"/>
        </w:rPr>
        <w:t xml:space="preserve"> et de lutin</w:t>
      </w:r>
      <w:r w:rsidR="00952965">
        <w:rPr>
          <w:rFonts w:ascii="Arial" w:hAnsi="Arial" w:cs="Arial"/>
          <w:sz w:val="20"/>
          <w:szCs w:val="20"/>
        </w:rPr>
        <w:t>s</w:t>
      </w:r>
      <w:r>
        <w:rPr>
          <w:rFonts w:ascii="Arial" w:hAnsi="Arial" w:cs="Arial"/>
          <w:sz w:val="20"/>
          <w:szCs w:val="20"/>
        </w:rPr>
        <w:t xml:space="preserve"> multimédia</w:t>
      </w:r>
      <w:r w:rsidR="00952965">
        <w:rPr>
          <w:rFonts w:ascii="Arial" w:hAnsi="Arial" w:cs="Arial"/>
          <w:sz w:val="20"/>
          <w:szCs w:val="20"/>
        </w:rPr>
        <w:t>s</w:t>
      </w:r>
      <w:r>
        <w:rPr>
          <w:rFonts w:ascii="Arial" w:hAnsi="Arial" w:cs="Arial"/>
          <w:sz w:val="20"/>
          <w:szCs w:val="20"/>
        </w:rPr>
        <w:t xml:space="preserve"> pour les salles de cours et les salles facultaire</w:t>
      </w:r>
      <w:r w:rsidR="0068342A">
        <w:rPr>
          <w:rFonts w:ascii="Arial" w:hAnsi="Arial" w:cs="Arial"/>
          <w:sz w:val="20"/>
          <w:szCs w:val="20"/>
        </w:rPr>
        <w:t>s</w:t>
      </w:r>
      <w:r w:rsidR="009907C7">
        <w:rPr>
          <w:rFonts w:ascii="Arial" w:hAnsi="Arial" w:cs="Arial"/>
          <w:sz w:val="20"/>
          <w:szCs w:val="20"/>
        </w:rPr>
        <w:t>.</w:t>
      </w:r>
    </w:p>
    <w:p w:rsidR="001D2880" w:rsidRDefault="001D2880" w:rsidP="00BB10FE">
      <w:pPr>
        <w:autoSpaceDE w:val="0"/>
        <w:autoSpaceDN w:val="0"/>
        <w:adjustRightInd w:val="0"/>
        <w:spacing w:line="240" w:lineRule="auto"/>
        <w:ind w:left="708"/>
        <w:jc w:val="both"/>
        <w:rPr>
          <w:rFonts w:ascii="Arial" w:hAnsi="Arial" w:cs="Arial"/>
          <w:sz w:val="20"/>
          <w:szCs w:val="20"/>
        </w:rPr>
      </w:pPr>
      <w:r>
        <w:rPr>
          <w:rFonts w:ascii="Arial" w:hAnsi="Arial" w:cs="Arial"/>
          <w:sz w:val="20"/>
          <w:szCs w:val="20"/>
        </w:rPr>
        <w:t>b) Conception et installation de salles spécialisée</w:t>
      </w:r>
      <w:r w:rsidR="0068342A">
        <w:rPr>
          <w:rFonts w:ascii="Arial" w:hAnsi="Arial" w:cs="Arial"/>
          <w:sz w:val="20"/>
          <w:szCs w:val="20"/>
        </w:rPr>
        <w:t>s</w:t>
      </w:r>
      <w:r>
        <w:rPr>
          <w:rFonts w:ascii="Arial" w:hAnsi="Arial" w:cs="Arial"/>
          <w:sz w:val="20"/>
          <w:szCs w:val="20"/>
        </w:rPr>
        <w:t xml:space="preserve"> autre</w:t>
      </w:r>
      <w:r w:rsidR="00CA3DFC">
        <w:rPr>
          <w:rFonts w:ascii="Arial" w:hAnsi="Arial" w:cs="Arial"/>
          <w:sz w:val="20"/>
          <w:szCs w:val="20"/>
        </w:rPr>
        <w:t>s</w:t>
      </w:r>
      <w:r>
        <w:rPr>
          <w:rFonts w:ascii="Arial" w:hAnsi="Arial" w:cs="Arial"/>
          <w:sz w:val="20"/>
          <w:szCs w:val="20"/>
        </w:rPr>
        <w:t xml:space="preserve"> que les meubles ou lutrins avec une complexité moindre.</w:t>
      </w:r>
    </w:p>
    <w:p w:rsidR="004621C0" w:rsidRDefault="004621C0" w:rsidP="004621C0">
      <w:pPr>
        <w:autoSpaceDE w:val="0"/>
        <w:autoSpaceDN w:val="0"/>
        <w:adjustRightInd w:val="0"/>
        <w:ind w:left="708"/>
        <w:jc w:val="both"/>
        <w:rPr>
          <w:rFonts w:ascii="Arial" w:hAnsi="Arial" w:cs="Arial"/>
          <w:b/>
          <w:sz w:val="20"/>
          <w:szCs w:val="20"/>
        </w:rPr>
      </w:pPr>
      <w:r>
        <w:rPr>
          <w:rFonts w:ascii="Arial" w:hAnsi="Arial" w:cs="Arial"/>
          <w:sz w:val="20"/>
          <w:szCs w:val="20"/>
        </w:rPr>
        <w:t xml:space="preserve"> </w:t>
      </w:r>
      <w:r w:rsidR="001D2880">
        <w:rPr>
          <w:rFonts w:ascii="Arial" w:hAnsi="Arial" w:cs="Arial"/>
          <w:b/>
          <w:sz w:val="20"/>
          <w:szCs w:val="20"/>
        </w:rPr>
        <w:t>2.2 Dépannage et entretien</w:t>
      </w:r>
      <w:r w:rsidR="004E52D1">
        <w:rPr>
          <w:rFonts w:ascii="Arial" w:hAnsi="Arial" w:cs="Arial"/>
          <w:b/>
          <w:sz w:val="20"/>
          <w:szCs w:val="20"/>
        </w:rPr>
        <w:t xml:space="preserve"> (10%)</w:t>
      </w:r>
    </w:p>
    <w:p w:rsidR="001D2880" w:rsidRDefault="001D2880" w:rsidP="00BB10FE">
      <w:pPr>
        <w:autoSpaceDE w:val="0"/>
        <w:autoSpaceDN w:val="0"/>
        <w:adjustRightInd w:val="0"/>
        <w:spacing w:line="240" w:lineRule="auto"/>
        <w:ind w:left="708"/>
        <w:jc w:val="both"/>
        <w:rPr>
          <w:rFonts w:ascii="Arial" w:hAnsi="Arial" w:cs="Arial"/>
          <w:sz w:val="20"/>
          <w:szCs w:val="20"/>
        </w:rPr>
      </w:pPr>
      <w:r>
        <w:rPr>
          <w:rFonts w:ascii="Arial" w:hAnsi="Arial" w:cs="Arial"/>
          <w:sz w:val="20"/>
          <w:szCs w:val="20"/>
        </w:rPr>
        <w:t>a) Résolution de problème et dépannage lié</w:t>
      </w:r>
      <w:r w:rsidR="00B60E92">
        <w:rPr>
          <w:rFonts w:ascii="Arial" w:hAnsi="Arial" w:cs="Arial"/>
          <w:sz w:val="20"/>
          <w:szCs w:val="20"/>
        </w:rPr>
        <w:t>s</w:t>
      </w:r>
      <w:r>
        <w:rPr>
          <w:rFonts w:ascii="Arial" w:hAnsi="Arial" w:cs="Arial"/>
          <w:sz w:val="20"/>
          <w:szCs w:val="20"/>
        </w:rPr>
        <w:t xml:space="preserve"> aux systèmes (salle de cours et spécialis</w:t>
      </w:r>
      <w:r w:rsidR="00B60E92">
        <w:rPr>
          <w:rFonts w:ascii="Arial" w:hAnsi="Arial" w:cs="Arial"/>
          <w:sz w:val="20"/>
          <w:szCs w:val="20"/>
        </w:rPr>
        <w:t>é</w:t>
      </w:r>
      <w:r>
        <w:rPr>
          <w:rFonts w:ascii="Arial" w:hAnsi="Arial" w:cs="Arial"/>
          <w:sz w:val="20"/>
          <w:szCs w:val="20"/>
        </w:rPr>
        <w:t>)</w:t>
      </w:r>
      <w:r w:rsidR="00B60E92">
        <w:rPr>
          <w:rFonts w:ascii="Arial" w:hAnsi="Arial" w:cs="Arial"/>
          <w:sz w:val="20"/>
          <w:szCs w:val="20"/>
        </w:rPr>
        <w:t>.</w:t>
      </w:r>
    </w:p>
    <w:p w:rsidR="004E52D1" w:rsidRDefault="001D2880" w:rsidP="00BB10FE">
      <w:pPr>
        <w:autoSpaceDE w:val="0"/>
        <w:autoSpaceDN w:val="0"/>
        <w:adjustRightInd w:val="0"/>
        <w:spacing w:line="240" w:lineRule="auto"/>
        <w:ind w:left="708"/>
        <w:jc w:val="both"/>
        <w:rPr>
          <w:rFonts w:ascii="Arial" w:hAnsi="Arial" w:cs="Arial"/>
          <w:sz w:val="20"/>
          <w:szCs w:val="20"/>
        </w:rPr>
      </w:pPr>
      <w:r>
        <w:rPr>
          <w:rFonts w:ascii="Arial" w:hAnsi="Arial" w:cs="Arial"/>
          <w:sz w:val="20"/>
          <w:szCs w:val="20"/>
        </w:rPr>
        <w:t>b) Réparation et entretien des équipements du service de l’audiovisuel (</w:t>
      </w:r>
      <w:r w:rsidR="00D31283">
        <w:rPr>
          <w:rFonts w:ascii="Arial" w:hAnsi="Arial" w:cs="Arial"/>
          <w:sz w:val="20"/>
          <w:szCs w:val="20"/>
        </w:rPr>
        <w:t>e</w:t>
      </w:r>
      <w:r>
        <w:rPr>
          <w:rFonts w:ascii="Arial" w:hAnsi="Arial" w:cs="Arial"/>
          <w:sz w:val="20"/>
          <w:szCs w:val="20"/>
        </w:rPr>
        <w:t>x</w:t>
      </w:r>
      <w:r w:rsidR="00D31283">
        <w:rPr>
          <w:rFonts w:ascii="Arial" w:hAnsi="Arial" w:cs="Arial"/>
          <w:sz w:val="20"/>
          <w:szCs w:val="20"/>
        </w:rPr>
        <w:t> :</w:t>
      </w:r>
      <w:r>
        <w:rPr>
          <w:rFonts w:ascii="Arial" w:hAnsi="Arial" w:cs="Arial"/>
          <w:sz w:val="20"/>
          <w:szCs w:val="20"/>
        </w:rPr>
        <w:t xml:space="preserve"> </w:t>
      </w:r>
      <w:r w:rsidR="00D31283">
        <w:rPr>
          <w:rFonts w:ascii="Arial" w:hAnsi="Arial" w:cs="Arial"/>
          <w:sz w:val="20"/>
          <w:szCs w:val="20"/>
        </w:rPr>
        <w:t>p</w:t>
      </w:r>
      <w:r>
        <w:rPr>
          <w:rFonts w:ascii="Arial" w:hAnsi="Arial" w:cs="Arial"/>
          <w:sz w:val="20"/>
          <w:szCs w:val="20"/>
        </w:rPr>
        <w:t>roj</w:t>
      </w:r>
      <w:r w:rsidR="0068342A">
        <w:rPr>
          <w:rFonts w:ascii="Arial" w:hAnsi="Arial" w:cs="Arial"/>
          <w:sz w:val="20"/>
          <w:szCs w:val="20"/>
        </w:rPr>
        <w:t>ecteur</w:t>
      </w:r>
      <w:r w:rsidR="00D31283">
        <w:rPr>
          <w:rFonts w:ascii="Arial" w:hAnsi="Arial" w:cs="Arial"/>
          <w:sz w:val="20"/>
          <w:szCs w:val="20"/>
        </w:rPr>
        <w:t>s</w:t>
      </w:r>
      <w:r w:rsidR="0068342A">
        <w:rPr>
          <w:rFonts w:ascii="Arial" w:hAnsi="Arial" w:cs="Arial"/>
          <w:sz w:val="20"/>
          <w:szCs w:val="20"/>
        </w:rPr>
        <w:t>, magnétoscope</w:t>
      </w:r>
      <w:r w:rsidR="00D31283">
        <w:rPr>
          <w:rFonts w:ascii="Arial" w:hAnsi="Arial" w:cs="Arial"/>
          <w:sz w:val="20"/>
          <w:szCs w:val="20"/>
        </w:rPr>
        <w:t>s</w:t>
      </w:r>
      <w:r>
        <w:rPr>
          <w:rFonts w:ascii="Arial" w:hAnsi="Arial" w:cs="Arial"/>
          <w:sz w:val="20"/>
          <w:szCs w:val="20"/>
        </w:rPr>
        <w:t>, etc.)</w:t>
      </w:r>
      <w:r w:rsidR="00D31283">
        <w:rPr>
          <w:rFonts w:ascii="Arial" w:hAnsi="Arial" w:cs="Arial"/>
          <w:sz w:val="20"/>
          <w:szCs w:val="20"/>
        </w:rPr>
        <w:t>.</w:t>
      </w:r>
    </w:p>
    <w:p w:rsidR="00E41FEA" w:rsidRDefault="004E52D1" w:rsidP="00BB10FE">
      <w:pPr>
        <w:autoSpaceDE w:val="0"/>
        <w:autoSpaceDN w:val="0"/>
        <w:adjustRightInd w:val="0"/>
        <w:spacing w:line="240" w:lineRule="auto"/>
        <w:ind w:left="708"/>
        <w:jc w:val="both"/>
        <w:rPr>
          <w:rFonts w:ascii="Arial" w:hAnsi="Arial" w:cs="Arial"/>
          <w:sz w:val="20"/>
          <w:szCs w:val="20"/>
        </w:rPr>
      </w:pPr>
      <w:r>
        <w:rPr>
          <w:rFonts w:ascii="Arial" w:hAnsi="Arial" w:cs="Arial"/>
          <w:sz w:val="20"/>
          <w:szCs w:val="20"/>
        </w:rPr>
        <w:t>c) Calibration des systèmes et des appareils audiovisuel</w:t>
      </w:r>
      <w:r w:rsidR="0068342A">
        <w:rPr>
          <w:rFonts w:ascii="Arial" w:hAnsi="Arial" w:cs="Arial"/>
          <w:sz w:val="20"/>
          <w:szCs w:val="20"/>
        </w:rPr>
        <w:t>s</w:t>
      </w:r>
      <w:r w:rsidR="00D31283">
        <w:rPr>
          <w:rFonts w:ascii="Arial" w:hAnsi="Arial" w:cs="Arial"/>
          <w:sz w:val="20"/>
          <w:szCs w:val="20"/>
        </w:rPr>
        <w:t>.</w:t>
      </w:r>
    </w:p>
    <w:p w:rsidR="002B7130" w:rsidRDefault="002B7130" w:rsidP="002B7130">
      <w:pPr>
        <w:autoSpaceDE w:val="0"/>
        <w:autoSpaceDN w:val="0"/>
        <w:adjustRightInd w:val="0"/>
        <w:spacing w:after="0" w:line="240" w:lineRule="auto"/>
        <w:jc w:val="center"/>
        <w:rPr>
          <w:rFonts w:ascii="Arial,Bold" w:hAnsi="Arial,Bold" w:cs="Arial,Bold"/>
          <w:b/>
          <w:bCs/>
          <w:sz w:val="20"/>
          <w:szCs w:val="20"/>
          <w:lang w:eastAsia="fr-CA"/>
        </w:rPr>
      </w:pPr>
      <w:r>
        <w:rPr>
          <w:rFonts w:ascii="Arial,Bold" w:hAnsi="Arial,Bold" w:cs="Arial,Bold"/>
          <w:b/>
          <w:bCs/>
          <w:sz w:val="20"/>
          <w:szCs w:val="20"/>
          <w:lang w:eastAsia="fr-CA"/>
        </w:rPr>
        <w:lastRenderedPageBreak/>
        <w:t>SECTION II : FICHE D’ACTIVITÉ</w:t>
      </w:r>
    </w:p>
    <w:p w:rsidR="002B7130" w:rsidRDefault="002B7130" w:rsidP="002B7130">
      <w:pPr>
        <w:autoSpaceDE w:val="0"/>
        <w:autoSpaceDN w:val="0"/>
        <w:adjustRightInd w:val="0"/>
        <w:spacing w:after="0" w:line="240" w:lineRule="auto"/>
        <w:jc w:val="center"/>
        <w:rPr>
          <w:rFonts w:ascii="Arial,Bold" w:hAnsi="Arial,Bold" w:cs="Arial,Bold"/>
          <w:b/>
          <w:bCs/>
          <w:sz w:val="20"/>
          <w:szCs w:val="20"/>
          <w:lang w:eastAsia="fr-CA"/>
        </w:rPr>
      </w:pPr>
    </w:p>
    <w:p w:rsidR="002B7130" w:rsidRDefault="002B7130" w:rsidP="002B7130">
      <w:pPr>
        <w:autoSpaceDE w:val="0"/>
        <w:autoSpaceDN w:val="0"/>
        <w:adjustRightInd w:val="0"/>
        <w:spacing w:after="0" w:line="240" w:lineRule="auto"/>
        <w:jc w:val="center"/>
        <w:rPr>
          <w:rFonts w:ascii="Arial,Bold" w:hAnsi="Arial,Bold" w:cs="Arial,Bold"/>
          <w:b/>
          <w:bCs/>
          <w:sz w:val="20"/>
          <w:szCs w:val="20"/>
          <w:lang w:eastAsia="fr-CA"/>
        </w:rPr>
      </w:pPr>
    </w:p>
    <w:p w:rsidR="002B7130" w:rsidRDefault="002B7130" w:rsidP="002B7130">
      <w:pPr>
        <w:autoSpaceDE w:val="0"/>
        <w:autoSpaceDN w:val="0"/>
        <w:adjustRightInd w:val="0"/>
        <w:spacing w:after="0" w:line="240" w:lineRule="auto"/>
        <w:jc w:val="center"/>
        <w:rPr>
          <w:rFonts w:ascii="Arial,Bold" w:hAnsi="Arial,Bold" w:cs="Arial,Bold"/>
          <w:b/>
          <w:bCs/>
          <w:sz w:val="20"/>
          <w:szCs w:val="20"/>
          <w:lang w:eastAsia="fr-CA"/>
        </w:rPr>
      </w:pPr>
    </w:p>
    <w:p w:rsidR="002B7130" w:rsidRDefault="002B7130" w:rsidP="002B7130">
      <w:pPr>
        <w:autoSpaceDE w:val="0"/>
        <w:autoSpaceDN w:val="0"/>
        <w:adjustRightInd w:val="0"/>
        <w:spacing w:after="0" w:line="240" w:lineRule="auto"/>
        <w:jc w:val="both"/>
        <w:rPr>
          <w:rFonts w:ascii="Arial" w:hAnsi="Arial" w:cs="Arial"/>
          <w:sz w:val="20"/>
          <w:szCs w:val="20"/>
          <w:lang w:eastAsia="fr-CA"/>
        </w:rPr>
      </w:pPr>
      <w:r>
        <w:rPr>
          <w:rFonts w:ascii="Arial,Bold" w:hAnsi="Arial,Bold" w:cs="Arial,Bold"/>
          <w:b/>
          <w:bCs/>
          <w:sz w:val="20"/>
          <w:szCs w:val="20"/>
          <w:lang w:eastAsia="fr-CA"/>
        </w:rPr>
        <w:t>Complétez autant de fiches que nécessaire pour présenter vos principales activités</w:t>
      </w:r>
      <w:r>
        <w:rPr>
          <w:rFonts w:ascii="Arial" w:hAnsi="Arial" w:cs="Arial"/>
          <w:sz w:val="20"/>
          <w:szCs w:val="20"/>
          <w:lang w:eastAsia="fr-CA"/>
        </w:rPr>
        <w:t>. À titre d’indications, on retrouve habituellement de 2 à 5 grandes activités à l’intérieur d’un poste.</w:t>
      </w:r>
    </w:p>
    <w:p w:rsidR="002B7130" w:rsidRDefault="002B7130" w:rsidP="002B7130">
      <w:pPr>
        <w:autoSpaceDE w:val="0"/>
        <w:autoSpaceDN w:val="0"/>
        <w:adjustRightInd w:val="0"/>
        <w:spacing w:after="0" w:line="240" w:lineRule="auto"/>
        <w:jc w:val="both"/>
        <w:rPr>
          <w:rFonts w:ascii="Arial" w:hAnsi="Arial" w:cs="Arial"/>
          <w:sz w:val="20"/>
          <w:szCs w:val="20"/>
          <w:lang w:eastAsia="fr-CA"/>
        </w:rPr>
      </w:pPr>
    </w:p>
    <w:p w:rsidR="002B7130" w:rsidRDefault="002B7130" w:rsidP="002B7130">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Chacune des fiches demande d’abord de décrire l’activité (tâche ou projet) : objectifs, nature des travaux, communication, collaboration, etc. Ensuite, une série de questions précisent les explications ou commentaires à fournir en regard de chacun des quatre (4) critères d’éligibilité qui apparaissent à l’article 1.2.02 b) de l’</w:t>
      </w:r>
      <w:r>
        <w:rPr>
          <w:rFonts w:ascii="Arial,Italic" w:hAnsi="Arial,Italic" w:cs="Arial,Italic"/>
          <w:i/>
          <w:iCs/>
          <w:sz w:val="20"/>
          <w:szCs w:val="20"/>
          <w:lang w:eastAsia="fr-CA"/>
        </w:rPr>
        <w:t>Annexe 3-2: Plan de carrière, Groupe technique</w:t>
      </w:r>
      <w:r>
        <w:rPr>
          <w:rFonts w:ascii="Arial" w:hAnsi="Arial" w:cs="Arial"/>
          <w:sz w:val="20"/>
          <w:szCs w:val="20"/>
          <w:lang w:eastAsia="fr-CA"/>
        </w:rPr>
        <w:t>, de la convention collective UQAM-SEUQAM 2002-2004.</w:t>
      </w:r>
    </w:p>
    <w:p w:rsidR="002B7130" w:rsidRDefault="002B7130" w:rsidP="002B7130">
      <w:pPr>
        <w:autoSpaceDE w:val="0"/>
        <w:autoSpaceDN w:val="0"/>
        <w:adjustRightInd w:val="0"/>
        <w:spacing w:after="0" w:line="240" w:lineRule="auto"/>
        <w:jc w:val="both"/>
        <w:rPr>
          <w:rFonts w:ascii="Arial" w:hAnsi="Arial" w:cs="Arial"/>
          <w:sz w:val="20"/>
          <w:szCs w:val="20"/>
          <w:lang w:eastAsia="fr-CA"/>
        </w:rPr>
      </w:pPr>
    </w:p>
    <w:p w:rsidR="002B7130" w:rsidRDefault="002B7130" w:rsidP="002B7130">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À titre de rappel, ces critères sont les suivants :</w:t>
      </w:r>
    </w:p>
    <w:p w:rsidR="002B7130" w:rsidRDefault="002B7130" w:rsidP="002B7130">
      <w:pPr>
        <w:autoSpaceDE w:val="0"/>
        <w:autoSpaceDN w:val="0"/>
        <w:adjustRightInd w:val="0"/>
        <w:spacing w:after="0" w:line="240" w:lineRule="auto"/>
        <w:jc w:val="both"/>
        <w:rPr>
          <w:rFonts w:ascii="Arial" w:hAnsi="Arial" w:cs="Arial"/>
          <w:sz w:val="20"/>
          <w:szCs w:val="20"/>
          <w:lang w:eastAsia="fr-CA"/>
        </w:rPr>
      </w:pPr>
    </w:p>
    <w:p w:rsidR="002B7130" w:rsidRDefault="002B7130" w:rsidP="002B7130">
      <w:pPr>
        <w:autoSpaceDE w:val="0"/>
        <w:autoSpaceDN w:val="0"/>
        <w:adjustRightInd w:val="0"/>
        <w:spacing w:after="0" w:line="240" w:lineRule="auto"/>
        <w:jc w:val="both"/>
        <w:rPr>
          <w:rFonts w:ascii="Arial" w:hAnsi="Arial" w:cs="Arial"/>
          <w:sz w:val="20"/>
          <w:szCs w:val="20"/>
          <w:lang w:eastAsia="fr-CA"/>
        </w:rPr>
      </w:pPr>
    </w:p>
    <w:p w:rsidR="002B7130" w:rsidRDefault="002B7130" w:rsidP="002B7130">
      <w:pPr>
        <w:autoSpaceDE w:val="0"/>
        <w:autoSpaceDN w:val="0"/>
        <w:adjustRightInd w:val="0"/>
        <w:spacing w:after="0" w:line="240" w:lineRule="auto"/>
        <w:jc w:val="both"/>
        <w:rPr>
          <w:rFonts w:ascii="Arial" w:hAnsi="Arial" w:cs="Arial"/>
          <w:b/>
          <w:sz w:val="20"/>
          <w:szCs w:val="20"/>
          <w:lang w:eastAsia="fr-CA"/>
        </w:rPr>
      </w:pPr>
      <w:r w:rsidRPr="002B7130">
        <w:rPr>
          <w:rFonts w:ascii="Arial" w:hAnsi="Arial" w:cs="Arial"/>
          <w:b/>
          <w:sz w:val="20"/>
          <w:szCs w:val="20"/>
          <w:lang w:eastAsia="fr-CA"/>
        </w:rPr>
        <w:t>1</w:t>
      </w:r>
      <w:r w:rsidRPr="002B7130">
        <w:rPr>
          <w:rFonts w:ascii="Arial" w:hAnsi="Arial" w:cs="Arial"/>
          <w:b/>
          <w:sz w:val="13"/>
          <w:szCs w:val="13"/>
          <w:lang w:eastAsia="fr-CA"/>
        </w:rPr>
        <w:t xml:space="preserve">er </w:t>
      </w:r>
      <w:r w:rsidRPr="002B7130">
        <w:rPr>
          <w:rFonts w:ascii="Arial" w:hAnsi="Arial" w:cs="Arial"/>
          <w:b/>
          <w:sz w:val="20"/>
          <w:szCs w:val="20"/>
          <w:lang w:eastAsia="fr-CA"/>
        </w:rPr>
        <w:t>critère</w:t>
      </w:r>
    </w:p>
    <w:p w:rsidR="002B7130" w:rsidRPr="002B7130" w:rsidRDefault="002B7130" w:rsidP="002B7130">
      <w:pPr>
        <w:autoSpaceDE w:val="0"/>
        <w:autoSpaceDN w:val="0"/>
        <w:adjustRightInd w:val="0"/>
        <w:spacing w:after="0" w:line="240" w:lineRule="auto"/>
        <w:jc w:val="both"/>
        <w:rPr>
          <w:rFonts w:ascii="Arial" w:hAnsi="Arial" w:cs="Arial"/>
          <w:b/>
          <w:sz w:val="20"/>
          <w:szCs w:val="20"/>
          <w:lang w:eastAsia="fr-CA"/>
        </w:rPr>
      </w:pPr>
    </w:p>
    <w:p w:rsidR="002B7130" w:rsidRDefault="002B7130" w:rsidP="002B7130">
      <w:pPr>
        <w:autoSpaceDE w:val="0"/>
        <w:autoSpaceDN w:val="0"/>
        <w:adjustRightInd w:val="0"/>
        <w:spacing w:after="0" w:line="240" w:lineRule="auto"/>
        <w:jc w:val="both"/>
        <w:rPr>
          <w:rFonts w:ascii="Arial,Italic" w:hAnsi="Arial,Italic" w:cs="Arial,Italic"/>
          <w:i/>
          <w:iCs/>
          <w:sz w:val="20"/>
          <w:szCs w:val="20"/>
          <w:lang w:eastAsia="fr-CA"/>
        </w:rPr>
      </w:pPr>
      <w:r>
        <w:rPr>
          <w:rFonts w:ascii="Arial" w:hAnsi="Arial" w:cs="Arial"/>
          <w:sz w:val="20"/>
          <w:szCs w:val="20"/>
          <w:lang w:eastAsia="fr-CA"/>
        </w:rPr>
        <w:t xml:space="preserve">La personne technicienne accomplit </w:t>
      </w:r>
      <w:r>
        <w:rPr>
          <w:rFonts w:ascii="Arial,Italic" w:hAnsi="Arial,Italic" w:cs="Arial,Italic"/>
          <w:i/>
          <w:iCs/>
          <w:sz w:val="20"/>
          <w:szCs w:val="20"/>
          <w:lang w:eastAsia="fr-CA"/>
        </w:rPr>
        <w:t xml:space="preserve">« des travaux qui, en raison de leur </w:t>
      </w:r>
      <w:r>
        <w:rPr>
          <w:rFonts w:ascii="Arial,BoldItalic" w:hAnsi="Arial,BoldItalic" w:cs="Arial,BoldItalic"/>
          <w:b/>
          <w:bCs/>
          <w:i/>
          <w:iCs/>
          <w:sz w:val="20"/>
          <w:szCs w:val="20"/>
          <w:lang w:eastAsia="fr-CA"/>
        </w:rPr>
        <w:t xml:space="preserve">complexité, </w:t>
      </w:r>
      <w:r>
        <w:rPr>
          <w:rFonts w:ascii="Arial,Italic" w:hAnsi="Arial,Italic" w:cs="Arial,Italic"/>
          <w:i/>
          <w:iCs/>
          <w:sz w:val="20"/>
          <w:szCs w:val="20"/>
          <w:lang w:eastAsia="fr-CA"/>
        </w:rPr>
        <w:t>exigent des</w:t>
      </w:r>
    </w:p>
    <w:p w:rsidR="002B7130" w:rsidRDefault="002B7130" w:rsidP="002B7130">
      <w:pPr>
        <w:autoSpaceDE w:val="0"/>
        <w:autoSpaceDN w:val="0"/>
        <w:adjustRightInd w:val="0"/>
        <w:spacing w:after="0" w:line="240" w:lineRule="auto"/>
        <w:jc w:val="both"/>
        <w:rPr>
          <w:rFonts w:ascii="Arial,Italic" w:hAnsi="Arial,Italic" w:cs="Arial,Italic"/>
          <w:i/>
          <w:iCs/>
          <w:sz w:val="20"/>
          <w:szCs w:val="20"/>
          <w:lang w:eastAsia="fr-CA"/>
        </w:rPr>
      </w:pPr>
      <w:proofErr w:type="gramStart"/>
      <w:r>
        <w:rPr>
          <w:rFonts w:ascii="Arial,Italic" w:hAnsi="Arial,Italic" w:cs="Arial,Italic"/>
          <w:i/>
          <w:iCs/>
          <w:sz w:val="20"/>
          <w:szCs w:val="20"/>
          <w:lang w:eastAsia="fr-CA"/>
        </w:rPr>
        <w:t>connaissances</w:t>
      </w:r>
      <w:proofErr w:type="gramEnd"/>
      <w:r>
        <w:rPr>
          <w:rFonts w:ascii="Arial,Italic" w:hAnsi="Arial,Italic" w:cs="Arial,Italic"/>
          <w:i/>
          <w:iCs/>
          <w:sz w:val="20"/>
          <w:szCs w:val="20"/>
          <w:lang w:eastAsia="fr-CA"/>
        </w:rPr>
        <w:t xml:space="preserve"> particulières et additionnelles à celles normalement requises d'une personne technicienne de classe II ».</w:t>
      </w:r>
    </w:p>
    <w:p w:rsidR="002B7130" w:rsidRDefault="002B7130" w:rsidP="002B7130">
      <w:pPr>
        <w:autoSpaceDE w:val="0"/>
        <w:autoSpaceDN w:val="0"/>
        <w:adjustRightInd w:val="0"/>
        <w:spacing w:after="0" w:line="240" w:lineRule="auto"/>
        <w:jc w:val="both"/>
        <w:rPr>
          <w:rFonts w:ascii="Arial,Italic" w:hAnsi="Arial,Italic" w:cs="Arial,Italic"/>
          <w:i/>
          <w:iCs/>
          <w:sz w:val="20"/>
          <w:szCs w:val="20"/>
          <w:lang w:eastAsia="fr-CA"/>
        </w:rPr>
      </w:pPr>
    </w:p>
    <w:p w:rsidR="002B7130" w:rsidRDefault="002B7130" w:rsidP="002B7130">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Ce critère sert à évaluer le degré de complexité de vos travaux ainsi que le type et le niveau de connaissances que ces travaux spécialisés requièrent.</w:t>
      </w:r>
    </w:p>
    <w:p w:rsidR="002B7130" w:rsidRDefault="002B7130" w:rsidP="002B7130">
      <w:pPr>
        <w:autoSpaceDE w:val="0"/>
        <w:autoSpaceDN w:val="0"/>
        <w:adjustRightInd w:val="0"/>
        <w:spacing w:after="0" w:line="240" w:lineRule="auto"/>
        <w:jc w:val="both"/>
        <w:rPr>
          <w:rFonts w:ascii="Arial" w:hAnsi="Arial" w:cs="Arial"/>
          <w:sz w:val="20"/>
          <w:szCs w:val="20"/>
          <w:lang w:eastAsia="fr-CA"/>
        </w:rPr>
      </w:pPr>
    </w:p>
    <w:p w:rsidR="002B7130" w:rsidRDefault="002B7130" w:rsidP="002B7130">
      <w:pPr>
        <w:autoSpaceDE w:val="0"/>
        <w:autoSpaceDN w:val="0"/>
        <w:adjustRightInd w:val="0"/>
        <w:spacing w:after="0" w:line="240" w:lineRule="auto"/>
        <w:jc w:val="both"/>
        <w:rPr>
          <w:rFonts w:ascii="Arial" w:hAnsi="Arial" w:cs="Arial"/>
          <w:b/>
          <w:sz w:val="20"/>
          <w:szCs w:val="20"/>
          <w:lang w:eastAsia="fr-CA"/>
        </w:rPr>
      </w:pPr>
      <w:r w:rsidRPr="002B7130">
        <w:rPr>
          <w:rFonts w:ascii="Arial" w:hAnsi="Arial" w:cs="Arial"/>
          <w:b/>
          <w:sz w:val="20"/>
          <w:szCs w:val="20"/>
          <w:lang w:eastAsia="fr-CA"/>
        </w:rPr>
        <w:t>2</w:t>
      </w:r>
      <w:r w:rsidRPr="002B7130">
        <w:rPr>
          <w:rFonts w:ascii="Arial" w:hAnsi="Arial" w:cs="Arial"/>
          <w:b/>
          <w:sz w:val="13"/>
          <w:szCs w:val="13"/>
          <w:lang w:eastAsia="fr-CA"/>
        </w:rPr>
        <w:t xml:space="preserve">ième </w:t>
      </w:r>
      <w:r w:rsidRPr="002B7130">
        <w:rPr>
          <w:rFonts w:ascii="Arial" w:hAnsi="Arial" w:cs="Arial"/>
          <w:b/>
          <w:sz w:val="20"/>
          <w:szCs w:val="20"/>
          <w:lang w:eastAsia="fr-CA"/>
        </w:rPr>
        <w:t>critère</w:t>
      </w:r>
    </w:p>
    <w:p w:rsidR="002B7130" w:rsidRPr="002B7130" w:rsidRDefault="002B7130" w:rsidP="002B7130">
      <w:pPr>
        <w:autoSpaceDE w:val="0"/>
        <w:autoSpaceDN w:val="0"/>
        <w:adjustRightInd w:val="0"/>
        <w:spacing w:after="0" w:line="240" w:lineRule="auto"/>
        <w:jc w:val="both"/>
        <w:rPr>
          <w:rFonts w:ascii="Arial" w:hAnsi="Arial" w:cs="Arial"/>
          <w:b/>
          <w:sz w:val="20"/>
          <w:szCs w:val="20"/>
          <w:lang w:eastAsia="fr-CA"/>
        </w:rPr>
      </w:pPr>
    </w:p>
    <w:p w:rsidR="002B7130" w:rsidRDefault="002B7130" w:rsidP="002B7130">
      <w:pPr>
        <w:autoSpaceDE w:val="0"/>
        <w:autoSpaceDN w:val="0"/>
        <w:adjustRightInd w:val="0"/>
        <w:spacing w:after="0" w:line="240" w:lineRule="auto"/>
        <w:jc w:val="both"/>
        <w:rPr>
          <w:rFonts w:ascii="Arial,Italic" w:hAnsi="Arial,Italic" w:cs="Arial,Italic"/>
          <w:i/>
          <w:iCs/>
          <w:sz w:val="20"/>
          <w:szCs w:val="20"/>
          <w:lang w:eastAsia="fr-CA"/>
        </w:rPr>
      </w:pPr>
      <w:r>
        <w:rPr>
          <w:rFonts w:ascii="Arial" w:hAnsi="Arial" w:cs="Arial"/>
          <w:sz w:val="20"/>
          <w:szCs w:val="20"/>
          <w:lang w:eastAsia="fr-CA"/>
        </w:rPr>
        <w:t xml:space="preserve">La personne technicienne accomplit </w:t>
      </w:r>
      <w:r>
        <w:rPr>
          <w:rFonts w:ascii="Arial,Italic" w:hAnsi="Arial,Italic" w:cs="Arial,Italic"/>
          <w:i/>
          <w:iCs/>
          <w:sz w:val="20"/>
          <w:szCs w:val="20"/>
          <w:lang w:eastAsia="fr-CA"/>
        </w:rPr>
        <w:t>« des travaux qui exigent la conception et le choix de nouvelles méthodes de travail et l’adaptation de procédés techniques ».</w:t>
      </w:r>
    </w:p>
    <w:p w:rsidR="002B7130" w:rsidRDefault="002B7130" w:rsidP="002B7130">
      <w:pPr>
        <w:autoSpaceDE w:val="0"/>
        <w:autoSpaceDN w:val="0"/>
        <w:adjustRightInd w:val="0"/>
        <w:spacing w:after="0" w:line="240" w:lineRule="auto"/>
        <w:jc w:val="both"/>
        <w:rPr>
          <w:rFonts w:ascii="Arial,Italic" w:hAnsi="Arial,Italic" w:cs="Arial,Italic"/>
          <w:i/>
          <w:iCs/>
          <w:sz w:val="20"/>
          <w:szCs w:val="20"/>
          <w:lang w:eastAsia="fr-CA"/>
        </w:rPr>
      </w:pPr>
    </w:p>
    <w:p w:rsidR="002B7130" w:rsidRDefault="002B7130" w:rsidP="002B7130">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Ce critère sert à identifier le niveau de spécialité des travaux qui résultent de la contribution de la personne technicienne à faire valoir pleinement ses ressources personnelles dans son travail : </w:t>
      </w:r>
      <w:r>
        <w:rPr>
          <w:rFonts w:ascii="Arial,Bold" w:hAnsi="Arial,Bold" w:cs="Arial,Bold"/>
          <w:b/>
          <w:bCs/>
          <w:sz w:val="20"/>
          <w:szCs w:val="20"/>
          <w:lang w:eastAsia="fr-CA"/>
        </w:rPr>
        <w:t>capacité de conception et de réalisation</w:t>
      </w:r>
      <w:r>
        <w:rPr>
          <w:rFonts w:ascii="Arial" w:hAnsi="Arial" w:cs="Arial"/>
          <w:sz w:val="20"/>
          <w:szCs w:val="20"/>
          <w:lang w:eastAsia="fr-CA"/>
        </w:rPr>
        <w:t>.</w:t>
      </w:r>
    </w:p>
    <w:p w:rsidR="002B7130" w:rsidRDefault="002B7130" w:rsidP="002B7130">
      <w:pPr>
        <w:autoSpaceDE w:val="0"/>
        <w:autoSpaceDN w:val="0"/>
        <w:adjustRightInd w:val="0"/>
        <w:spacing w:after="0" w:line="240" w:lineRule="auto"/>
        <w:jc w:val="both"/>
        <w:rPr>
          <w:rFonts w:ascii="Arial" w:hAnsi="Arial" w:cs="Arial"/>
          <w:sz w:val="20"/>
          <w:szCs w:val="20"/>
          <w:lang w:eastAsia="fr-CA"/>
        </w:rPr>
      </w:pPr>
    </w:p>
    <w:p w:rsidR="002B7130" w:rsidRDefault="002B7130" w:rsidP="002B7130">
      <w:pPr>
        <w:autoSpaceDE w:val="0"/>
        <w:autoSpaceDN w:val="0"/>
        <w:adjustRightInd w:val="0"/>
        <w:spacing w:after="0" w:line="240" w:lineRule="auto"/>
        <w:jc w:val="both"/>
        <w:rPr>
          <w:rFonts w:ascii="Arial" w:hAnsi="Arial" w:cs="Arial"/>
          <w:b/>
          <w:sz w:val="20"/>
          <w:szCs w:val="20"/>
          <w:lang w:eastAsia="fr-CA"/>
        </w:rPr>
      </w:pPr>
      <w:r w:rsidRPr="002B7130">
        <w:rPr>
          <w:rFonts w:ascii="Arial" w:hAnsi="Arial" w:cs="Arial"/>
          <w:b/>
          <w:sz w:val="20"/>
          <w:szCs w:val="20"/>
          <w:lang w:eastAsia="fr-CA"/>
        </w:rPr>
        <w:t>3</w:t>
      </w:r>
      <w:r w:rsidRPr="002B7130">
        <w:rPr>
          <w:rFonts w:ascii="Arial" w:hAnsi="Arial" w:cs="Arial"/>
          <w:b/>
          <w:sz w:val="13"/>
          <w:szCs w:val="13"/>
          <w:lang w:eastAsia="fr-CA"/>
        </w:rPr>
        <w:t xml:space="preserve">ième </w:t>
      </w:r>
      <w:r w:rsidRPr="002B7130">
        <w:rPr>
          <w:rFonts w:ascii="Arial" w:hAnsi="Arial" w:cs="Arial"/>
          <w:b/>
          <w:sz w:val="20"/>
          <w:szCs w:val="20"/>
          <w:lang w:eastAsia="fr-CA"/>
        </w:rPr>
        <w:t>critère</w:t>
      </w:r>
    </w:p>
    <w:p w:rsidR="002B7130" w:rsidRPr="002B7130" w:rsidRDefault="002B7130" w:rsidP="002B7130">
      <w:pPr>
        <w:autoSpaceDE w:val="0"/>
        <w:autoSpaceDN w:val="0"/>
        <w:adjustRightInd w:val="0"/>
        <w:spacing w:after="0" w:line="240" w:lineRule="auto"/>
        <w:jc w:val="both"/>
        <w:rPr>
          <w:rFonts w:ascii="Arial" w:hAnsi="Arial" w:cs="Arial"/>
          <w:b/>
          <w:sz w:val="20"/>
          <w:szCs w:val="20"/>
          <w:lang w:eastAsia="fr-CA"/>
        </w:rPr>
      </w:pPr>
    </w:p>
    <w:p w:rsidR="002B7130" w:rsidRDefault="002B7130" w:rsidP="002B7130">
      <w:pPr>
        <w:autoSpaceDE w:val="0"/>
        <w:autoSpaceDN w:val="0"/>
        <w:adjustRightInd w:val="0"/>
        <w:spacing w:after="0" w:line="240" w:lineRule="auto"/>
        <w:jc w:val="both"/>
        <w:rPr>
          <w:rFonts w:ascii="Arial,Italic" w:hAnsi="Arial,Italic" w:cs="Arial,Italic"/>
          <w:i/>
          <w:iCs/>
          <w:sz w:val="20"/>
          <w:szCs w:val="20"/>
          <w:lang w:eastAsia="fr-CA"/>
        </w:rPr>
      </w:pPr>
      <w:r>
        <w:rPr>
          <w:rFonts w:ascii="Arial" w:hAnsi="Arial" w:cs="Arial"/>
          <w:sz w:val="20"/>
          <w:szCs w:val="20"/>
          <w:lang w:eastAsia="fr-CA"/>
        </w:rPr>
        <w:t xml:space="preserve">La personne technicienne accomplit </w:t>
      </w:r>
      <w:r>
        <w:rPr>
          <w:rFonts w:ascii="Arial,Italic" w:hAnsi="Arial,Italic" w:cs="Arial,Italic"/>
          <w:i/>
          <w:iCs/>
          <w:sz w:val="20"/>
          <w:szCs w:val="20"/>
          <w:lang w:eastAsia="fr-CA"/>
        </w:rPr>
        <w:t xml:space="preserve">« des travaux exécutés avec </w:t>
      </w:r>
      <w:r>
        <w:rPr>
          <w:rFonts w:ascii="Arial,BoldItalic" w:hAnsi="Arial,BoldItalic" w:cs="Arial,BoldItalic"/>
          <w:b/>
          <w:bCs/>
          <w:i/>
          <w:iCs/>
          <w:sz w:val="20"/>
          <w:szCs w:val="20"/>
          <w:lang w:eastAsia="fr-CA"/>
        </w:rPr>
        <w:t xml:space="preserve">autonomie </w:t>
      </w:r>
      <w:r>
        <w:rPr>
          <w:rFonts w:ascii="Arial,Italic" w:hAnsi="Arial,Italic" w:cs="Arial,Italic"/>
          <w:i/>
          <w:iCs/>
          <w:sz w:val="20"/>
          <w:szCs w:val="20"/>
          <w:lang w:eastAsia="fr-CA"/>
        </w:rPr>
        <w:t>».</w:t>
      </w:r>
    </w:p>
    <w:p w:rsidR="002B7130" w:rsidRDefault="002B7130" w:rsidP="002B7130">
      <w:pPr>
        <w:autoSpaceDE w:val="0"/>
        <w:autoSpaceDN w:val="0"/>
        <w:adjustRightInd w:val="0"/>
        <w:spacing w:after="0" w:line="240" w:lineRule="auto"/>
        <w:jc w:val="both"/>
        <w:rPr>
          <w:rFonts w:ascii="Arial,Italic" w:hAnsi="Arial,Italic" w:cs="Arial,Italic"/>
          <w:i/>
          <w:iCs/>
          <w:sz w:val="20"/>
          <w:szCs w:val="20"/>
          <w:lang w:eastAsia="fr-CA"/>
        </w:rPr>
      </w:pPr>
    </w:p>
    <w:p w:rsidR="002B7130" w:rsidRDefault="002B7130" w:rsidP="002B7130">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Ce critère sert à apprécier l’autonomie exercée par la personne technicienne dans le cadre de ses fonctions notamment en matière d’organisation du travail, de prise de décision et du degré de supervision qu’elle requiert.</w:t>
      </w:r>
    </w:p>
    <w:p w:rsidR="002B7130" w:rsidRDefault="002B7130" w:rsidP="002B7130">
      <w:pPr>
        <w:autoSpaceDE w:val="0"/>
        <w:autoSpaceDN w:val="0"/>
        <w:adjustRightInd w:val="0"/>
        <w:spacing w:after="0" w:line="240" w:lineRule="auto"/>
        <w:jc w:val="both"/>
        <w:rPr>
          <w:rFonts w:ascii="Arial" w:hAnsi="Arial" w:cs="Arial"/>
          <w:sz w:val="20"/>
          <w:szCs w:val="20"/>
          <w:lang w:eastAsia="fr-CA"/>
        </w:rPr>
      </w:pPr>
    </w:p>
    <w:p w:rsidR="002B7130" w:rsidRDefault="002B7130" w:rsidP="002B7130">
      <w:pPr>
        <w:autoSpaceDE w:val="0"/>
        <w:autoSpaceDN w:val="0"/>
        <w:adjustRightInd w:val="0"/>
        <w:spacing w:after="0" w:line="240" w:lineRule="auto"/>
        <w:jc w:val="both"/>
        <w:rPr>
          <w:rFonts w:ascii="Arial" w:hAnsi="Arial" w:cs="Arial"/>
          <w:b/>
          <w:sz w:val="20"/>
          <w:szCs w:val="20"/>
          <w:lang w:eastAsia="fr-CA"/>
        </w:rPr>
      </w:pPr>
      <w:r w:rsidRPr="002B7130">
        <w:rPr>
          <w:rFonts w:ascii="Arial" w:hAnsi="Arial" w:cs="Arial"/>
          <w:b/>
          <w:sz w:val="20"/>
          <w:szCs w:val="20"/>
          <w:lang w:eastAsia="fr-CA"/>
        </w:rPr>
        <w:t>4</w:t>
      </w:r>
      <w:r w:rsidRPr="002B7130">
        <w:rPr>
          <w:rFonts w:ascii="Arial" w:hAnsi="Arial" w:cs="Arial"/>
          <w:b/>
          <w:sz w:val="13"/>
          <w:szCs w:val="13"/>
          <w:lang w:eastAsia="fr-CA"/>
        </w:rPr>
        <w:t xml:space="preserve">ième </w:t>
      </w:r>
      <w:r w:rsidRPr="002B7130">
        <w:rPr>
          <w:rFonts w:ascii="Arial" w:hAnsi="Arial" w:cs="Arial"/>
          <w:b/>
          <w:sz w:val="20"/>
          <w:szCs w:val="20"/>
          <w:lang w:eastAsia="fr-CA"/>
        </w:rPr>
        <w:t>critère</w:t>
      </w:r>
    </w:p>
    <w:p w:rsidR="002B7130" w:rsidRPr="002B7130" w:rsidRDefault="002B7130" w:rsidP="002B7130">
      <w:pPr>
        <w:autoSpaceDE w:val="0"/>
        <w:autoSpaceDN w:val="0"/>
        <w:adjustRightInd w:val="0"/>
        <w:spacing w:after="0" w:line="240" w:lineRule="auto"/>
        <w:jc w:val="both"/>
        <w:rPr>
          <w:rFonts w:ascii="Arial" w:hAnsi="Arial" w:cs="Arial"/>
          <w:b/>
          <w:sz w:val="20"/>
          <w:szCs w:val="20"/>
          <w:lang w:eastAsia="fr-CA"/>
        </w:rPr>
      </w:pPr>
    </w:p>
    <w:p w:rsidR="002B7130" w:rsidRDefault="002B7130" w:rsidP="002B7130">
      <w:pPr>
        <w:autoSpaceDE w:val="0"/>
        <w:autoSpaceDN w:val="0"/>
        <w:adjustRightInd w:val="0"/>
        <w:spacing w:after="0" w:line="240" w:lineRule="auto"/>
        <w:jc w:val="both"/>
        <w:rPr>
          <w:rFonts w:ascii="Arial,Italic" w:hAnsi="Arial,Italic" w:cs="Arial,Italic"/>
          <w:i/>
          <w:iCs/>
          <w:sz w:val="20"/>
          <w:szCs w:val="20"/>
          <w:lang w:eastAsia="fr-CA"/>
        </w:rPr>
      </w:pPr>
      <w:r>
        <w:rPr>
          <w:rFonts w:ascii="Arial" w:hAnsi="Arial" w:cs="Arial"/>
          <w:sz w:val="20"/>
          <w:szCs w:val="20"/>
          <w:lang w:eastAsia="fr-CA"/>
        </w:rPr>
        <w:t xml:space="preserve">La personne technicienne accomplit </w:t>
      </w:r>
      <w:r>
        <w:rPr>
          <w:rFonts w:ascii="Arial,Italic" w:hAnsi="Arial,Italic" w:cs="Arial,Italic"/>
          <w:i/>
          <w:iCs/>
          <w:sz w:val="20"/>
          <w:szCs w:val="20"/>
          <w:lang w:eastAsia="fr-CA"/>
        </w:rPr>
        <w:t>« des travaux qui exigent des relations avec d’autres unités</w:t>
      </w:r>
    </w:p>
    <w:p w:rsidR="002B7130" w:rsidRDefault="002B7130" w:rsidP="002B7130">
      <w:pPr>
        <w:autoSpaceDE w:val="0"/>
        <w:autoSpaceDN w:val="0"/>
        <w:adjustRightInd w:val="0"/>
        <w:spacing w:after="0" w:line="240" w:lineRule="auto"/>
        <w:jc w:val="both"/>
        <w:rPr>
          <w:rFonts w:ascii="Arial,Italic" w:hAnsi="Arial,Italic" w:cs="Arial,Italic"/>
          <w:i/>
          <w:iCs/>
          <w:sz w:val="20"/>
          <w:szCs w:val="20"/>
          <w:lang w:eastAsia="fr-CA"/>
        </w:rPr>
      </w:pPr>
      <w:proofErr w:type="gramStart"/>
      <w:r>
        <w:rPr>
          <w:rFonts w:ascii="Arial,Italic" w:hAnsi="Arial,Italic" w:cs="Arial,Italic"/>
          <w:i/>
          <w:iCs/>
          <w:sz w:val="20"/>
          <w:szCs w:val="20"/>
          <w:lang w:eastAsia="fr-CA"/>
        </w:rPr>
        <w:t>administratives</w:t>
      </w:r>
      <w:proofErr w:type="gramEnd"/>
      <w:r>
        <w:rPr>
          <w:rFonts w:ascii="Arial,Italic" w:hAnsi="Arial,Italic" w:cs="Arial,Italic"/>
          <w:i/>
          <w:iCs/>
          <w:sz w:val="20"/>
          <w:szCs w:val="20"/>
          <w:lang w:eastAsia="fr-CA"/>
        </w:rPr>
        <w:t xml:space="preserve"> et nécessitent des échanges d’informations techniques et des décisions pour la réalisation d’objectifs communs ou complémentaires ».</w:t>
      </w:r>
    </w:p>
    <w:p w:rsidR="002B7130" w:rsidRDefault="002B7130" w:rsidP="002B7130">
      <w:pPr>
        <w:autoSpaceDE w:val="0"/>
        <w:autoSpaceDN w:val="0"/>
        <w:adjustRightInd w:val="0"/>
        <w:spacing w:after="0" w:line="240" w:lineRule="auto"/>
        <w:jc w:val="both"/>
        <w:rPr>
          <w:rFonts w:ascii="Arial,Italic" w:hAnsi="Arial,Italic" w:cs="Arial,Italic"/>
          <w:i/>
          <w:iCs/>
          <w:sz w:val="20"/>
          <w:szCs w:val="20"/>
          <w:lang w:eastAsia="fr-CA"/>
        </w:rPr>
      </w:pPr>
    </w:p>
    <w:p w:rsidR="002B7130" w:rsidRDefault="002B7130" w:rsidP="002B7130">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 xml:space="preserve">Ce critère sert à évaluer l’importance de vos </w:t>
      </w:r>
      <w:r>
        <w:rPr>
          <w:rFonts w:ascii="Arial,Bold" w:hAnsi="Arial,Bold" w:cs="Arial,Bold"/>
          <w:b/>
          <w:bCs/>
          <w:sz w:val="20"/>
          <w:szCs w:val="20"/>
          <w:lang w:eastAsia="fr-CA"/>
        </w:rPr>
        <w:t xml:space="preserve">communications </w:t>
      </w:r>
      <w:r>
        <w:rPr>
          <w:rFonts w:ascii="Arial" w:hAnsi="Arial" w:cs="Arial"/>
          <w:sz w:val="20"/>
          <w:szCs w:val="20"/>
          <w:lang w:eastAsia="fr-CA"/>
        </w:rPr>
        <w:t xml:space="preserve">et de vos contributions dans des travaux dont les </w:t>
      </w:r>
      <w:r>
        <w:rPr>
          <w:rFonts w:ascii="Arial,Bold" w:hAnsi="Arial,Bold" w:cs="Arial,Bold"/>
          <w:b/>
          <w:bCs/>
          <w:sz w:val="20"/>
          <w:szCs w:val="20"/>
          <w:lang w:eastAsia="fr-CA"/>
        </w:rPr>
        <w:t xml:space="preserve">objectifs </w:t>
      </w:r>
      <w:r>
        <w:rPr>
          <w:rFonts w:ascii="Arial" w:hAnsi="Arial" w:cs="Arial"/>
          <w:sz w:val="20"/>
          <w:szCs w:val="20"/>
          <w:lang w:eastAsia="fr-CA"/>
        </w:rPr>
        <w:t xml:space="preserve">peuvent être </w:t>
      </w:r>
      <w:r>
        <w:rPr>
          <w:rFonts w:ascii="Arial,Bold" w:hAnsi="Arial,Bold" w:cs="Arial,Bold"/>
          <w:b/>
          <w:bCs/>
          <w:sz w:val="20"/>
          <w:szCs w:val="20"/>
          <w:lang w:eastAsia="fr-CA"/>
        </w:rPr>
        <w:t>communs ou complémentaires</w:t>
      </w:r>
      <w:r>
        <w:rPr>
          <w:rFonts w:ascii="Arial" w:hAnsi="Arial" w:cs="Arial"/>
          <w:sz w:val="20"/>
          <w:szCs w:val="20"/>
          <w:lang w:eastAsia="fr-CA"/>
        </w:rPr>
        <w:t>.</w:t>
      </w:r>
    </w:p>
    <w:p w:rsidR="002B7130" w:rsidRDefault="002B7130" w:rsidP="002B7130">
      <w:pPr>
        <w:autoSpaceDE w:val="0"/>
        <w:autoSpaceDN w:val="0"/>
        <w:adjustRightInd w:val="0"/>
        <w:spacing w:after="0" w:line="240" w:lineRule="auto"/>
        <w:jc w:val="both"/>
        <w:rPr>
          <w:rFonts w:ascii="Arial" w:hAnsi="Arial" w:cs="Arial"/>
          <w:sz w:val="20"/>
          <w:szCs w:val="20"/>
          <w:lang w:eastAsia="fr-CA"/>
        </w:rPr>
      </w:pPr>
    </w:p>
    <w:p w:rsidR="002B7130" w:rsidRDefault="002B7130" w:rsidP="002B7130">
      <w:pPr>
        <w:autoSpaceDE w:val="0"/>
        <w:autoSpaceDN w:val="0"/>
        <w:adjustRightInd w:val="0"/>
        <w:spacing w:after="0" w:line="240" w:lineRule="auto"/>
        <w:jc w:val="both"/>
        <w:rPr>
          <w:rFonts w:ascii="Arial" w:hAnsi="Arial" w:cs="Arial"/>
          <w:sz w:val="20"/>
          <w:szCs w:val="20"/>
          <w:lang w:eastAsia="fr-CA"/>
        </w:rPr>
      </w:pPr>
    </w:p>
    <w:p w:rsidR="002B7130" w:rsidRDefault="002B7130" w:rsidP="002B7130">
      <w:pPr>
        <w:autoSpaceDE w:val="0"/>
        <w:autoSpaceDN w:val="0"/>
        <w:adjustRightInd w:val="0"/>
        <w:spacing w:after="0" w:line="240" w:lineRule="auto"/>
        <w:jc w:val="both"/>
        <w:rPr>
          <w:rFonts w:ascii="Arial" w:hAnsi="Arial" w:cs="Arial"/>
          <w:sz w:val="20"/>
          <w:szCs w:val="20"/>
          <w:lang w:eastAsia="fr-CA"/>
        </w:rPr>
      </w:pPr>
    </w:p>
    <w:p w:rsidR="002B7130" w:rsidRDefault="002B7130" w:rsidP="002B7130">
      <w:pPr>
        <w:autoSpaceDE w:val="0"/>
        <w:autoSpaceDN w:val="0"/>
        <w:adjustRightInd w:val="0"/>
        <w:spacing w:after="0" w:line="240" w:lineRule="auto"/>
        <w:jc w:val="both"/>
        <w:rPr>
          <w:rFonts w:ascii="Arial" w:hAnsi="Arial" w:cs="Arial"/>
          <w:sz w:val="20"/>
          <w:szCs w:val="20"/>
          <w:lang w:eastAsia="fr-CA"/>
        </w:rPr>
      </w:pPr>
    </w:p>
    <w:p w:rsidR="002B7130" w:rsidRDefault="002B7130" w:rsidP="002B7130">
      <w:pPr>
        <w:autoSpaceDE w:val="0"/>
        <w:autoSpaceDN w:val="0"/>
        <w:adjustRightInd w:val="0"/>
        <w:spacing w:after="0" w:line="240" w:lineRule="auto"/>
        <w:jc w:val="both"/>
        <w:rPr>
          <w:rFonts w:ascii="Arial" w:hAnsi="Arial" w:cs="Arial"/>
          <w:sz w:val="20"/>
          <w:szCs w:val="20"/>
          <w:lang w:eastAsia="fr-CA"/>
        </w:rPr>
      </w:pPr>
    </w:p>
    <w:p w:rsidR="002B7130" w:rsidRDefault="002B7130" w:rsidP="002B7130">
      <w:pPr>
        <w:autoSpaceDE w:val="0"/>
        <w:autoSpaceDN w:val="0"/>
        <w:adjustRightInd w:val="0"/>
        <w:spacing w:after="0" w:line="240" w:lineRule="auto"/>
        <w:jc w:val="both"/>
        <w:rPr>
          <w:rFonts w:ascii="Arial" w:hAnsi="Arial" w:cs="Arial"/>
          <w:sz w:val="20"/>
          <w:szCs w:val="20"/>
          <w:lang w:eastAsia="fr-CA"/>
        </w:rPr>
      </w:pPr>
    </w:p>
    <w:p w:rsidR="002B7130" w:rsidRDefault="000570FC" w:rsidP="002B7130">
      <w:pPr>
        <w:autoSpaceDE w:val="0"/>
        <w:autoSpaceDN w:val="0"/>
        <w:adjustRightInd w:val="0"/>
        <w:spacing w:after="0" w:line="240" w:lineRule="auto"/>
        <w:jc w:val="both"/>
        <w:rPr>
          <w:rFonts w:ascii="Arial-Black" w:hAnsi="Arial-Black" w:cs="Arial-Black"/>
          <w:b/>
          <w:u w:val="single"/>
          <w:lang w:eastAsia="fr-CA"/>
        </w:rPr>
      </w:pPr>
      <w:r>
        <w:rPr>
          <w:rFonts w:ascii="Arial-Black" w:hAnsi="Arial-Black" w:cs="Arial-Black"/>
          <w:b/>
          <w:u w:val="single"/>
          <w:lang w:eastAsia="fr-CA"/>
        </w:rPr>
        <w:lastRenderedPageBreak/>
        <w:t>Activité #1</w:t>
      </w:r>
    </w:p>
    <w:p w:rsidR="000570FC" w:rsidRDefault="000570FC" w:rsidP="002B7130">
      <w:pPr>
        <w:autoSpaceDE w:val="0"/>
        <w:autoSpaceDN w:val="0"/>
        <w:adjustRightInd w:val="0"/>
        <w:spacing w:after="0" w:line="240" w:lineRule="auto"/>
        <w:jc w:val="both"/>
        <w:rPr>
          <w:rFonts w:ascii="Arial-Black" w:hAnsi="Arial-Black" w:cs="Arial-Black"/>
          <w:b/>
          <w:u w:val="single"/>
          <w:lang w:eastAsia="fr-CA"/>
        </w:rPr>
      </w:pPr>
    </w:p>
    <w:p w:rsidR="000570FC" w:rsidRDefault="000570FC" w:rsidP="002B7130">
      <w:pPr>
        <w:autoSpaceDE w:val="0"/>
        <w:autoSpaceDN w:val="0"/>
        <w:adjustRightInd w:val="0"/>
        <w:spacing w:after="0" w:line="240" w:lineRule="auto"/>
        <w:jc w:val="both"/>
        <w:rPr>
          <w:rFonts w:ascii="Arial-Black" w:hAnsi="Arial-Black" w:cs="Arial-Black"/>
          <w:b/>
          <w:lang w:eastAsia="fr-CA"/>
        </w:rPr>
      </w:pPr>
      <w:r>
        <w:rPr>
          <w:rFonts w:ascii="Arial-Black" w:hAnsi="Arial-Black" w:cs="Arial-Black"/>
          <w:b/>
          <w:lang w:eastAsia="fr-CA"/>
        </w:rPr>
        <w:t>Titre de l’activité :</w:t>
      </w:r>
      <w:r w:rsidR="009A19CB">
        <w:rPr>
          <w:rFonts w:ascii="Arial-Black" w:hAnsi="Arial-Black" w:cs="Arial-Black"/>
          <w:b/>
          <w:lang w:eastAsia="fr-CA"/>
        </w:rPr>
        <w:t xml:space="preserve"> Implantation de salles de montage et de captation vidéo</w:t>
      </w:r>
    </w:p>
    <w:p w:rsidR="009F2BCF" w:rsidRDefault="009F2BCF" w:rsidP="002B7130">
      <w:pPr>
        <w:autoSpaceDE w:val="0"/>
        <w:autoSpaceDN w:val="0"/>
        <w:adjustRightInd w:val="0"/>
        <w:spacing w:after="0" w:line="240" w:lineRule="auto"/>
        <w:jc w:val="both"/>
        <w:rPr>
          <w:rFonts w:ascii="Arial-Black" w:hAnsi="Arial-Black" w:cs="Arial-Black"/>
          <w:b/>
          <w:lang w:eastAsia="fr-CA"/>
        </w:rPr>
      </w:pPr>
    </w:p>
    <w:p w:rsidR="009F2BCF" w:rsidRDefault="009F2BCF" w:rsidP="002B7130">
      <w:pPr>
        <w:autoSpaceDE w:val="0"/>
        <w:autoSpaceDN w:val="0"/>
        <w:adjustRightInd w:val="0"/>
        <w:spacing w:after="0" w:line="240" w:lineRule="auto"/>
        <w:jc w:val="both"/>
        <w:rPr>
          <w:rFonts w:ascii="Arial-Black" w:hAnsi="Arial-Black" w:cs="Arial-Black"/>
          <w:b/>
          <w:lang w:eastAsia="fr-CA"/>
        </w:rPr>
      </w:pPr>
    </w:p>
    <w:p w:rsidR="009F2BCF" w:rsidRDefault="009F2BCF" w:rsidP="002B7130">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b/>
          <w:sz w:val="20"/>
          <w:szCs w:val="20"/>
          <w:lang w:eastAsia="fr-CA"/>
        </w:rPr>
        <w:t>Description :</w:t>
      </w:r>
    </w:p>
    <w:p w:rsidR="009F2BCF" w:rsidRDefault="009F2BCF" w:rsidP="002B7130">
      <w:pPr>
        <w:autoSpaceDE w:val="0"/>
        <w:autoSpaceDN w:val="0"/>
        <w:adjustRightInd w:val="0"/>
        <w:spacing w:after="0" w:line="240" w:lineRule="auto"/>
        <w:jc w:val="both"/>
        <w:rPr>
          <w:rFonts w:ascii="Arial-Black" w:hAnsi="Arial-Black" w:cs="Arial-Black"/>
          <w:sz w:val="20"/>
          <w:szCs w:val="20"/>
          <w:lang w:eastAsia="fr-CA"/>
        </w:rPr>
      </w:pPr>
    </w:p>
    <w:p w:rsidR="00272720" w:rsidRDefault="00665832" w:rsidP="002B7130">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L’implantation</w:t>
      </w:r>
      <w:r w:rsidR="0056641A">
        <w:rPr>
          <w:rFonts w:ascii="Arial-Black" w:hAnsi="Arial-Black" w:cs="Arial-Black"/>
          <w:sz w:val="20"/>
          <w:szCs w:val="20"/>
          <w:lang w:eastAsia="fr-CA"/>
        </w:rPr>
        <w:t xml:space="preserve"> de la plateforme </w:t>
      </w:r>
      <w:proofErr w:type="spellStart"/>
      <w:r w:rsidR="0056641A">
        <w:rPr>
          <w:rFonts w:ascii="Arial-Black" w:hAnsi="Arial-Black" w:cs="Arial-Black"/>
          <w:sz w:val="20"/>
          <w:szCs w:val="20"/>
          <w:lang w:eastAsia="fr-CA"/>
        </w:rPr>
        <w:t>Avid</w:t>
      </w:r>
      <w:proofErr w:type="spellEnd"/>
      <w:r w:rsidR="0056641A">
        <w:rPr>
          <w:rFonts w:ascii="Arial-Black" w:hAnsi="Arial-Black" w:cs="Arial-Black"/>
          <w:sz w:val="20"/>
          <w:szCs w:val="20"/>
          <w:lang w:eastAsia="fr-CA"/>
        </w:rPr>
        <w:t xml:space="preserve"> dans une</w:t>
      </w:r>
      <w:r>
        <w:rPr>
          <w:rFonts w:ascii="Arial-Black" w:hAnsi="Arial-Black" w:cs="Arial-Black"/>
          <w:sz w:val="20"/>
          <w:szCs w:val="20"/>
          <w:lang w:eastAsia="fr-CA"/>
        </w:rPr>
        <w:t xml:space="preserve"> salle de montage vidéo n’est pas une simple tâche. Il faut </w:t>
      </w:r>
      <w:r w:rsidR="00A12E06">
        <w:rPr>
          <w:rFonts w:ascii="Arial-Black" w:hAnsi="Arial-Black" w:cs="Arial-Black"/>
          <w:sz w:val="20"/>
          <w:szCs w:val="20"/>
          <w:lang w:eastAsia="fr-CA"/>
        </w:rPr>
        <w:t>constamment</w:t>
      </w:r>
      <w:r>
        <w:rPr>
          <w:rFonts w:ascii="Arial-Black" w:hAnsi="Arial-Black" w:cs="Arial-Black"/>
          <w:sz w:val="20"/>
          <w:szCs w:val="20"/>
          <w:lang w:eastAsia="fr-CA"/>
        </w:rPr>
        <w:t xml:space="preserve"> se </w:t>
      </w:r>
      <w:r w:rsidR="00A12E06">
        <w:rPr>
          <w:rFonts w:ascii="Arial-Black" w:hAnsi="Arial-Black" w:cs="Arial-Black"/>
          <w:sz w:val="20"/>
          <w:szCs w:val="20"/>
          <w:lang w:eastAsia="fr-CA"/>
        </w:rPr>
        <w:t>maintenir</w:t>
      </w:r>
      <w:r>
        <w:rPr>
          <w:rFonts w:ascii="Arial-Black" w:hAnsi="Arial-Black" w:cs="Arial-Black"/>
          <w:sz w:val="20"/>
          <w:szCs w:val="20"/>
          <w:lang w:eastAsia="fr-CA"/>
        </w:rPr>
        <w:t xml:space="preserve"> à jour afin de pouvoir donner au client le maximum avec l’équipement existant. </w:t>
      </w:r>
      <w:r w:rsidR="00A12E06">
        <w:rPr>
          <w:rFonts w:ascii="Arial-Black" w:hAnsi="Arial-Black" w:cs="Arial-Black"/>
          <w:sz w:val="20"/>
          <w:szCs w:val="20"/>
          <w:lang w:eastAsia="fr-CA"/>
        </w:rPr>
        <w:t>I</w:t>
      </w:r>
      <w:r w:rsidR="0068342A">
        <w:rPr>
          <w:rFonts w:ascii="Arial-Black" w:hAnsi="Arial-Black" w:cs="Arial-Black"/>
          <w:sz w:val="20"/>
          <w:szCs w:val="20"/>
          <w:lang w:eastAsia="fr-CA"/>
        </w:rPr>
        <w:t xml:space="preserve">l faut être </w:t>
      </w:r>
      <w:r w:rsidR="00C04876">
        <w:rPr>
          <w:rFonts w:ascii="Arial-Black" w:hAnsi="Arial-Black" w:cs="Arial-Black"/>
          <w:sz w:val="20"/>
          <w:szCs w:val="20"/>
          <w:lang w:eastAsia="fr-CA"/>
        </w:rPr>
        <w:t>capable</w:t>
      </w:r>
      <w:r w:rsidR="0068342A">
        <w:rPr>
          <w:rFonts w:ascii="Arial-Black" w:hAnsi="Arial-Black" w:cs="Arial-Black"/>
          <w:sz w:val="20"/>
          <w:szCs w:val="20"/>
          <w:lang w:eastAsia="fr-CA"/>
        </w:rPr>
        <w:t xml:space="preserve"> de se doter</w:t>
      </w:r>
      <w:r w:rsidR="00A12E06">
        <w:rPr>
          <w:rFonts w:ascii="Arial-Black" w:hAnsi="Arial-Black" w:cs="Arial-Black"/>
          <w:sz w:val="20"/>
          <w:szCs w:val="20"/>
          <w:lang w:eastAsia="fr-CA"/>
        </w:rPr>
        <w:t xml:space="preserve"> de mécanisme</w:t>
      </w:r>
      <w:r w:rsidR="00C04876">
        <w:rPr>
          <w:rFonts w:ascii="Arial-Black" w:hAnsi="Arial-Black" w:cs="Arial-Black"/>
          <w:sz w:val="20"/>
          <w:szCs w:val="20"/>
          <w:lang w:eastAsia="fr-CA"/>
        </w:rPr>
        <w:t>s</w:t>
      </w:r>
      <w:r w:rsidR="00A12E06">
        <w:rPr>
          <w:rFonts w:ascii="Arial-Black" w:hAnsi="Arial-Black" w:cs="Arial-Black"/>
          <w:sz w:val="20"/>
          <w:szCs w:val="20"/>
          <w:lang w:eastAsia="fr-CA"/>
        </w:rPr>
        <w:t xml:space="preserve"> de test et d’optimisation afin de pouvoir </w:t>
      </w:r>
      <w:r w:rsidR="0068342A">
        <w:rPr>
          <w:rFonts w:ascii="Arial-Black" w:hAnsi="Arial-Black" w:cs="Arial-Black"/>
          <w:sz w:val="20"/>
          <w:szCs w:val="20"/>
          <w:lang w:eastAsia="fr-CA"/>
        </w:rPr>
        <w:t>normaliser</w:t>
      </w:r>
      <w:r w:rsidR="00A12E06">
        <w:rPr>
          <w:rFonts w:ascii="Arial-Black" w:hAnsi="Arial-Black" w:cs="Arial-Black"/>
          <w:sz w:val="20"/>
          <w:szCs w:val="20"/>
          <w:lang w:eastAsia="fr-CA"/>
        </w:rPr>
        <w:t xml:space="preserve"> les travaux e</w:t>
      </w:r>
      <w:r w:rsidR="00272720">
        <w:rPr>
          <w:rFonts w:ascii="Arial-Black" w:hAnsi="Arial-Black" w:cs="Arial-Black"/>
          <w:sz w:val="20"/>
          <w:szCs w:val="20"/>
          <w:lang w:eastAsia="fr-CA"/>
        </w:rPr>
        <w:t>ffectués</w:t>
      </w:r>
      <w:r w:rsidR="00A12E06">
        <w:rPr>
          <w:rFonts w:ascii="Arial-Black" w:hAnsi="Arial-Black" w:cs="Arial-Black"/>
          <w:sz w:val="20"/>
          <w:szCs w:val="20"/>
          <w:lang w:eastAsia="fr-CA"/>
        </w:rPr>
        <w:t xml:space="preserve"> sur différent</w:t>
      </w:r>
      <w:r w:rsidR="0068342A">
        <w:rPr>
          <w:rFonts w:ascii="Arial-Black" w:hAnsi="Arial-Black" w:cs="Arial-Black"/>
          <w:sz w:val="20"/>
          <w:szCs w:val="20"/>
          <w:lang w:eastAsia="fr-CA"/>
        </w:rPr>
        <w:t>s</w:t>
      </w:r>
      <w:r w:rsidR="00A12E06">
        <w:rPr>
          <w:rFonts w:ascii="Arial-Black" w:hAnsi="Arial-Black" w:cs="Arial-Black"/>
          <w:sz w:val="20"/>
          <w:szCs w:val="20"/>
          <w:lang w:eastAsia="fr-CA"/>
        </w:rPr>
        <w:t xml:space="preserve"> système</w:t>
      </w:r>
      <w:r w:rsidR="0068342A">
        <w:rPr>
          <w:rFonts w:ascii="Arial-Black" w:hAnsi="Arial-Black" w:cs="Arial-Black"/>
          <w:sz w:val="20"/>
          <w:szCs w:val="20"/>
          <w:lang w:eastAsia="fr-CA"/>
        </w:rPr>
        <w:t>s</w:t>
      </w:r>
      <w:r w:rsidR="00A12E06">
        <w:rPr>
          <w:rFonts w:ascii="Arial-Black" w:hAnsi="Arial-Black" w:cs="Arial-Black"/>
          <w:sz w:val="20"/>
          <w:szCs w:val="20"/>
          <w:lang w:eastAsia="fr-CA"/>
        </w:rPr>
        <w:t>. À mesure que le temps avance, les formats u</w:t>
      </w:r>
      <w:r w:rsidR="0068342A">
        <w:rPr>
          <w:rFonts w:ascii="Arial-Black" w:hAnsi="Arial-Black" w:cs="Arial-Black"/>
          <w:sz w:val="20"/>
          <w:szCs w:val="20"/>
          <w:lang w:eastAsia="fr-CA"/>
        </w:rPr>
        <w:t>tilisés</w:t>
      </w:r>
      <w:r w:rsidR="00A12E06">
        <w:rPr>
          <w:rFonts w:ascii="Arial-Black" w:hAnsi="Arial-Black" w:cs="Arial-Black"/>
          <w:sz w:val="20"/>
          <w:szCs w:val="20"/>
          <w:lang w:eastAsia="fr-CA"/>
        </w:rPr>
        <w:t xml:space="preserve"> augment</w:t>
      </w:r>
      <w:r w:rsidR="00C04876">
        <w:rPr>
          <w:rFonts w:ascii="Arial-Black" w:hAnsi="Arial-Black" w:cs="Arial-Black"/>
          <w:sz w:val="20"/>
          <w:szCs w:val="20"/>
          <w:lang w:eastAsia="fr-CA"/>
        </w:rPr>
        <w:t>ent</w:t>
      </w:r>
      <w:r w:rsidR="00A12E06">
        <w:rPr>
          <w:rFonts w:ascii="Arial-Black" w:hAnsi="Arial-Black" w:cs="Arial-Black"/>
          <w:sz w:val="20"/>
          <w:szCs w:val="20"/>
          <w:lang w:eastAsia="fr-CA"/>
        </w:rPr>
        <w:t xml:space="preserve"> et se complexifie</w:t>
      </w:r>
      <w:r w:rsidR="0068342A">
        <w:rPr>
          <w:rFonts w:ascii="Arial-Black" w:hAnsi="Arial-Black" w:cs="Arial-Black"/>
          <w:sz w:val="20"/>
          <w:szCs w:val="20"/>
          <w:lang w:eastAsia="fr-CA"/>
        </w:rPr>
        <w:t>nt</w:t>
      </w:r>
      <w:r w:rsidR="00A12E06">
        <w:rPr>
          <w:rFonts w:ascii="Arial-Black" w:hAnsi="Arial-Black" w:cs="Arial-Black"/>
          <w:sz w:val="20"/>
          <w:szCs w:val="20"/>
          <w:lang w:eastAsia="fr-CA"/>
        </w:rPr>
        <w:t xml:space="preserve">. </w:t>
      </w:r>
      <w:r w:rsidR="00272720">
        <w:rPr>
          <w:rFonts w:ascii="Arial-Black" w:hAnsi="Arial-Black" w:cs="Arial-Black"/>
          <w:sz w:val="20"/>
          <w:szCs w:val="20"/>
          <w:lang w:eastAsia="fr-CA"/>
        </w:rPr>
        <w:t>Il faut connaitre les CODEC utilisés à la captation pour ensuite bien conseiller et diriger le</w:t>
      </w:r>
      <w:r w:rsidR="00643255">
        <w:rPr>
          <w:rFonts w:ascii="Arial-Black" w:hAnsi="Arial-Black" w:cs="Arial-Black"/>
          <w:sz w:val="20"/>
          <w:szCs w:val="20"/>
          <w:lang w:eastAsia="fr-CA"/>
        </w:rPr>
        <w:t>s</w:t>
      </w:r>
      <w:r w:rsidR="00272720">
        <w:rPr>
          <w:rFonts w:ascii="Arial-Black" w:hAnsi="Arial-Black" w:cs="Arial-Black"/>
          <w:sz w:val="20"/>
          <w:szCs w:val="20"/>
          <w:lang w:eastAsia="fr-CA"/>
        </w:rPr>
        <w:t xml:space="preserve"> client</w:t>
      </w:r>
      <w:r w:rsidR="00643255">
        <w:rPr>
          <w:rFonts w:ascii="Arial-Black" w:hAnsi="Arial-Black" w:cs="Arial-Black"/>
          <w:sz w:val="20"/>
          <w:szCs w:val="20"/>
          <w:lang w:eastAsia="fr-CA"/>
        </w:rPr>
        <w:t>s</w:t>
      </w:r>
      <w:r w:rsidR="00272720">
        <w:rPr>
          <w:rFonts w:ascii="Arial-Black" w:hAnsi="Arial-Black" w:cs="Arial-Black"/>
          <w:sz w:val="20"/>
          <w:szCs w:val="20"/>
          <w:lang w:eastAsia="fr-CA"/>
        </w:rPr>
        <w:t xml:space="preserve"> pour un bon fonctionnement. On peut souvent allonger la durée de vie d’un système avec une bonne pratique d’utilisation. </w:t>
      </w:r>
      <w:r w:rsidR="00643255">
        <w:rPr>
          <w:rFonts w:ascii="Arial-Black" w:hAnsi="Arial-Black" w:cs="Arial-Black"/>
          <w:sz w:val="20"/>
          <w:szCs w:val="20"/>
          <w:lang w:eastAsia="fr-CA"/>
        </w:rPr>
        <w:t>De plus, dans un environnement universitaire, il faut être en mesure de fournir des systèmes sécuritaire</w:t>
      </w:r>
      <w:r w:rsidR="00C04876">
        <w:rPr>
          <w:rFonts w:ascii="Arial-Black" w:hAnsi="Arial-Black" w:cs="Arial-Black"/>
          <w:sz w:val="20"/>
          <w:szCs w:val="20"/>
          <w:lang w:eastAsia="fr-CA"/>
        </w:rPr>
        <w:t>s</w:t>
      </w:r>
      <w:r w:rsidR="00643255">
        <w:rPr>
          <w:rFonts w:ascii="Arial-Black" w:hAnsi="Arial-Black" w:cs="Arial-Black"/>
          <w:sz w:val="20"/>
          <w:szCs w:val="20"/>
          <w:lang w:eastAsia="fr-CA"/>
        </w:rPr>
        <w:t xml:space="preserve"> et fiable</w:t>
      </w:r>
      <w:r w:rsidR="00C04876">
        <w:rPr>
          <w:rFonts w:ascii="Arial-Black" w:hAnsi="Arial-Black" w:cs="Arial-Black"/>
          <w:sz w:val="20"/>
          <w:szCs w:val="20"/>
          <w:lang w:eastAsia="fr-CA"/>
        </w:rPr>
        <w:t>s</w:t>
      </w:r>
      <w:r w:rsidR="00643255">
        <w:rPr>
          <w:rFonts w:ascii="Arial-Black" w:hAnsi="Arial-Black" w:cs="Arial-Black"/>
          <w:sz w:val="20"/>
          <w:szCs w:val="20"/>
          <w:lang w:eastAsia="fr-CA"/>
        </w:rPr>
        <w:t xml:space="preserve"> </w:t>
      </w:r>
      <w:r w:rsidR="00366257">
        <w:rPr>
          <w:rFonts w:ascii="Arial-Black" w:hAnsi="Arial-Black" w:cs="Arial-Black"/>
          <w:sz w:val="20"/>
          <w:szCs w:val="20"/>
          <w:lang w:eastAsia="fr-CA"/>
        </w:rPr>
        <w:t>en raison du</w:t>
      </w:r>
      <w:r w:rsidR="00643255">
        <w:rPr>
          <w:rFonts w:ascii="Arial-Black" w:hAnsi="Arial-Black" w:cs="Arial-Black"/>
          <w:sz w:val="20"/>
          <w:szCs w:val="20"/>
          <w:lang w:eastAsia="fr-CA"/>
        </w:rPr>
        <w:t xml:space="preserve"> grand nombre d’utilisateur</w:t>
      </w:r>
      <w:r w:rsidR="00953FE7">
        <w:rPr>
          <w:rFonts w:ascii="Arial-Black" w:hAnsi="Arial-Black" w:cs="Arial-Black"/>
          <w:sz w:val="20"/>
          <w:szCs w:val="20"/>
          <w:lang w:eastAsia="fr-CA"/>
        </w:rPr>
        <w:t>s</w:t>
      </w:r>
      <w:r w:rsidR="00643255">
        <w:rPr>
          <w:rFonts w:ascii="Arial-Black" w:hAnsi="Arial-Black" w:cs="Arial-Black"/>
          <w:sz w:val="20"/>
          <w:szCs w:val="20"/>
          <w:lang w:eastAsia="fr-CA"/>
        </w:rPr>
        <w:t>.</w:t>
      </w:r>
    </w:p>
    <w:p w:rsidR="002761C0" w:rsidRDefault="002761C0" w:rsidP="002B7130">
      <w:pPr>
        <w:autoSpaceDE w:val="0"/>
        <w:autoSpaceDN w:val="0"/>
        <w:adjustRightInd w:val="0"/>
        <w:spacing w:after="0" w:line="240" w:lineRule="auto"/>
        <w:jc w:val="both"/>
        <w:rPr>
          <w:rFonts w:ascii="Arial-Black" w:hAnsi="Arial-Black" w:cs="Arial-Black"/>
          <w:sz w:val="20"/>
          <w:szCs w:val="20"/>
          <w:lang w:eastAsia="fr-CA"/>
        </w:rPr>
      </w:pPr>
    </w:p>
    <w:p w:rsidR="00272720" w:rsidRDefault="002761C0" w:rsidP="002B7130">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 xml:space="preserve">De plus, les nouveaux systèmes </w:t>
      </w:r>
      <w:proofErr w:type="spellStart"/>
      <w:r w:rsidR="0068342A">
        <w:rPr>
          <w:rFonts w:ascii="Arial-Black" w:hAnsi="Arial-Black" w:cs="Arial-Black"/>
          <w:sz w:val="20"/>
          <w:szCs w:val="20"/>
          <w:lang w:eastAsia="fr-CA"/>
        </w:rPr>
        <w:t>Avid</w:t>
      </w:r>
      <w:proofErr w:type="spellEnd"/>
      <w:r w:rsidR="0068342A">
        <w:rPr>
          <w:rFonts w:ascii="Arial-Black" w:hAnsi="Arial-Black" w:cs="Arial-Black"/>
          <w:sz w:val="20"/>
          <w:szCs w:val="20"/>
          <w:lang w:eastAsia="fr-CA"/>
        </w:rPr>
        <w:t xml:space="preserve"> sont, pour la plupart, lié</w:t>
      </w:r>
      <w:r>
        <w:rPr>
          <w:rFonts w:ascii="Arial-Black" w:hAnsi="Arial-Black" w:cs="Arial-Black"/>
          <w:sz w:val="20"/>
          <w:szCs w:val="20"/>
          <w:lang w:eastAsia="fr-CA"/>
        </w:rPr>
        <w:t>s à des serveurs média</w:t>
      </w:r>
      <w:r w:rsidR="00C04876">
        <w:rPr>
          <w:rFonts w:ascii="Arial-Black" w:hAnsi="Arial-Black" w:cs="Arial-Black"/>
          <w:sz w:val="20"/>
          <w:szCs w:val="20"/>
          <w:lang w:eastAsia="fr-CA"/>
        </w:rPr>
        <w:t>s</w:t>
      </w:r>
      <w:r>
        <w:rPr>
          <w:rFonts w:ascii="Arial-Black" w:hAnsi="Arial-Black" w:cs="Arial-Black"/>
          <w:sz w:val="20"/>
          <w:szCs w:val="20"/>
          <w:lang w:eastAsia="fr-CA"/>
        </w:rPr>
        <w:t xml:space="preserve">. Il faut donc travailler de paire avec les administrateurs des serveurs afin de garantir le bon fonctionnement des systèmes. L’utilisation des liens vidéo vers les régies </w:t>
      </w:r>
      <w:r w:rsidR="00953FE7">
        <w:rPr>
          <w:rFonts w:ascii="Arial-Black" w:hAnsi="Arial-Black" w:cs="Arial-Black"/>
          <w:sz w:val="20"/>
          <w:szCs w:val="20"/>
          <w:lang w:eastAsia="fr-CA"/>
        </w:rPr>
        <w:t>est</w:t>
      </w:r>
      <w:r>
        <w:rPr>
          <w:rFonts w:ascii="Arial-Black" w:hAnsi="Arial-Black" w:cs="Arial-Black"/>
          <w:sz w:val="20"/>
          <w:szCs w:val="20"/>
          <w:lang w:eastAsia="fr-CA"/>
        </w:rPr>
        <w:t xml:space="preserve"> beaucoup moins </w:t>
      </w:r>
      <w:r w:rsidR="00953FE7">
        <w:rPr>
          <w:rFonts w:ascii="Arial-Black" w:hAnsi="Arial-Black" w:cs="Arial-Black"/>
          <w:sz w:val="20"/>
          <w:szCs w:val="20"/>
          <w:lang w:eastAsia="fr-CA"/>
        </w:rPr>
        <w:t>fréquente</w:t>
      </w:r>
      <w:r>
        <w:rPr>
          <w:rFonts w:ascii="Arial-Black" w:hAnsi="Arial-Black" w:cs="Arial-Black"/>
          <w:sz w:val="20"/>
          <w:szCs w:val="20"/>
          <w:lang w:eastAsia="fr-CA"/>
        </w:rPr>
        <w:t>, mais</w:t>
      </w:r>
      <w:r w:rsidR="0068342A">
        <w:rPr>
          <w:rFonts w:ascii="Arial-Black" w:hAnsi="Arial-Black" w:cs="Arial-Black"/>
          <w:sz w:val="20"/>
          <w:szCs w:val="20"/>
          <w:lang w:eastAsia="fr-CA"/>
        </w:rPr>
        <w:t xml:space="preserve"> il</w:t>
      </w:r>
      <w:r>
        <w:rPr>
          <w:rFonts w:ascii="Arial-Black" w:hAnsi="Arial-Black" w:cs="Arial-Black"/>
          <w:sz w:val="20"/>
          <w:szCs w:val="20"/>
          <w:lang w:eastAsia="fr-CA"/>
        </w:rPr>
        <w:t xml:space="preserve"> n’en reste pas moins qu’il faut quand même supporter la vieille infrastructure </w:t>
      </w:r>
      <w:r w:rsidR="00643255">
        <w:rPr>
          <w:rFonts w:ascii="Arial-Black" w:hAnsi="Arial-Black" w:cs="Arial-Black"/>
          <w:sz w:val="20"/>
          <w:szCs w:val="20"/>
          <w:lang w:eastAsia="fr-CA"/>
        </w:rPr>
        <w:t>dans le but de garantir une accessibilité aux vieux médiums. Donc, il faut connaitre la transmission vidéo sur long</w:t>
      </w:r>
      <w:r w:rsidR="0068342A">
        <w:rPr>
          <w:rFonts w:ascii="Arial-Black" w:hAnsi="Arial-Black" w:cs="Arial-Black"/>
          <w:sz w:val="20"/>
          <w:szCs w:val="20"/>
          <w:lang w:eastAsia="fr-CA"/>
        </w:rPr>
        <w:t>ue</w:t>
      </w:r>
      <w:r w:rsidR="00643255">
        <w:rPr>
          <w:rFonts w:ascii="Arial-Black" w:hAnsi="Arial-Black" w:cs="Arial-Black"/>
          <w:sz w:val="20"/>
          <w:szCs w:val="20"/>
          <w:lang w:eastAsia="fr-CA"/>
        </w:rPr>
        <w:t xml:space="preserve"> distance ainsi que la magnétoscopie.</w:t>
      </w:r>
    </w:p>
    <w:p w:rsidR="00D20182" w:rsidRDefault="00D20182" w:rsidP="002B7130">
      <w:pPr>
        <w:autoSpaceDE w:val="0"/>
        <w:autoSpaceDN w:val="0"/>
        <w:adjustRightInd w:val="0"/>
        <w:spacing w:after="0" w:line="240" w:lineRule="auto"/>
        <w:jc w:val="both"/>
        <w:rPr>
          <w:rFonts w:ascii="Arial-Black" w:hAnsi="Arial-Black" w:cs="Arial-Black"/>
          <w:sz w:val="20"/>
          <w:szCs w:val="20"/>
          <w:lang w:eastAsia="fr-CA"/>
        </w:rPr>
      </w:pPr>
    </w:p>
    <w:p w:rsidR="00D20182" w:rsidRDefault="00D20182" w:rsidP="002B7130">
      <w:pPr>
        <w:autoSpaceDE w:val="0"/>
        <w:autoSpaceDN w:val="0"/>
        <w:adjustRightInd w:val="0"/>
        <w:spacing w:after="0" w:line="240" w:lineRule="auto"/>
        <w:jc w:val="both"/>
        <w:rPr>
          <w:rFonts w:ascii="Arial-Black" w:hAnsi="Arial-Black" w:cs="Arial-Black"/>
          <w:sz w:val="20"/>
          <w:szCs w:val="20"/>
          <w:lang w:eastAsia="fr-CA"/>
        </w:rPr>
      </w:pPr>
    </w:p>
    <w:p w:rsidR="00D20182" w:rsidRDefault="00D20182" w:rsidP="002B7130">
      <w:pPr>
        <w:autoSpaceDE w:val="0"/>
        <w:autoSpaceDN w:val="0"/>
        <w:adjustRightInd w:val="0"/>
        <w:spacing w:after="0" w:line="240" w:lineRule="auto"/>
        <w:jc w:val="both"/>
        <w:rPr>
          <w:rFonts w:ascii="Arial-Black" w:hAnsi="Arial-Black" w:cs="Arial-Black"/>
          <w:b/>
          <w:lang w:eastAsia="fr-CA"/>
        </w:rPr>
      </w:pPr>
      <w:r>
        <w:rPr>
          <w:rFonts w:ascii="Arial-Black" w:hAnsi="Arial-Black" w:cs="Arial-Black"/>
          <w:b/>
          <w:lang w:eastAsia="fr-CA"/>
        </w:rPr>
        <w:t>1</w:t>
      </w:r>
      <w:r w:rsidRPr="00D20182">
        <w:rPr>
          <w:rFonts w:ascii="Arial-Black" w:hAnsi="Arial-Black" w:cs="Arial-Black"/>
          <w:b/>
          <w:vertAlign w:val="superscript"/>
          <w:lang w:eastAsia="fr-CA"/>
        </w:rPr>
        <w:t>er</w:t>
      </w:r>
      <w:r>
        <w:rPr>
          <w:rFonts w:ascii="Arial-Black" w:hAnsi="Arial-Black" w:cs="Arial-Black"/>
          <w:b/>
          <w:lang w:eastAsia="fr-CA"/>
        </w:rPr>
        <w:t xml:space="preserve"> critère : Complexité</w:t>
      </w:r>
    </w:p>
    <w:p w:rsidR="00D20182" w:rsidRDefault="00D20182" w:rsidP="002B7130">
      <w:pPr>
        <w:autoSpaceDE w:val="0"/>
        <w:autoSpaceDN w:val="0"/>
        <w:adjustRightInd w:val="0"/>
        <w:spacing w:after="0" w:line="240" w:lineRule="auto"/>
        <w:jc w:val="both"/>
        <w:rPr>
          <w:rFonts w:ascii="Arial-Black" w:hAnsi="Arial-Black" w:cs="Arial-Black"/>
          <w:b/>
          <w:lang w:eastAsia="fr-CA"/>
        </w:rPr>
      </w:pPr>
    </w:p>
    <w:p w:rsidR="009F2BCF" w:rsidRDefault="00D20182" w:rsidP="00D20182">
      <w:pPr>
        <w:autoSpaceDE w:val="0"/>
        <w:autoSpaceDN w:val="0"/>
        <w:adjustRightInd w:val="0"/>
        <w:spacing w:after="0" w:line="240" w:lineRule="auto"/>
        <w:ind w:left="705" w:hanging="705"/>
        <w:jc w:val="both"/>
        <w:rPr>
          <w:rFonts w:ascii="Arial-Black" w:hAnsi="Arial-Black" w:cs="Arial-Black"/>
          <w:b/>
          <w:sz w:val="20"/>
          <w:szCs w:val="20"/>
          <w:lang w:eastAsia="fr-CA"/>
        </w:rPr>
      </w:pPr>
      <w:r>
        <w:rPr>
          <w:rFonts w:ascii="Arial-Black" w:hAnsi="Arial-Black" w:cs="Arial-Black"/>
          <w:b/>
          <w:lang w:eastAsia="fr-CA"/>
        </w:rPr>
        <w:t>I.</w:t>
      </w:r>
      <w:r>
        <w:rPr>
          <w:rFonts w:ascii="Arial-Black" w:hAnsi="Arial-Black" w:cs="Arial-Black"/>
          <w:b/>
          <w:lang w:eastAsia="fr-CA"/>
        </w:rPr>
        <w:tab/>
      </w:r>
      <w:r w:rsidRPr="00D20182">
        <w:rPr>
          <w:rFonts w:ascii="Arial" w:hAnsi="Arial" w:cs="Arial"/>
          <w:b/>
          <w:sz w:val="20"/>
          <w:szCs w:val="20"/>
          <w:lang w:eastAsia="fr-CA"/>
        </w:rPr>
        <w:t>Indiquez les travaux ou réalisations accomplis dans le cadre de cette activité qui sont susceptibles de se distinguer par rapport aux tâches normales de la personne technicienne de classe II. (Joindre liste ou explications si nécessaire).</w:t>
      </w:r>
      <w:r w:rsidR="00272720" w:rsidRPr="00D20182">
        <w:rPr>
          <w:rFonts w:ascii="Arial-Black" w:hAnsi="Arial-Black" w:cs="Arial-Black"/>
          <w:b/>
          <w:sz w:val="20"/>
          <w:szCs w:val="20"/>
          <w:lang w:eastAsia="fr-CA"/>
        </w:rPr>
        <w:t xml:space="preserve"> </w:t>
      </w:r>
      <w:r w:rsidR="00665832" w:rsidRPr="00D20182">
        <w:rPr>
          <w:rFonts w:ascii="Arial-Black" w:hAnsi="Arial-Black" w:cs="Arial-Black"/>
          <w:b/>
          <w:sz w:val="20"/>
          <w:szCs w:val="20"/>
          <w:lang w:eastAsia="fr-CA"/>
        </w:rPr>
        <w:t xml:space="preserve"> </w:t>
      </w:r>
    </w:p>
    <w:p w:rsidR="00D20182" w:rsidRDefault="00D20182" w:rsidP="00D20182">
      <w:pPr>
        <w:autoSpaceDE w:val="0"/>
        <w:autoSpaceDN w:val="0"/>
        <w:adjustRightInd w:val="0"/>
        <w:spacing w:after="0" w:line="240" w:lineRule="auto"/>
        <w:ind w:left="705" w:hanging="705"/>
        <w:jc w:val="both"/>
        <w:rPr>
          <w:rFonts w:ascii="Arial-Black" w:hAnsi="Arial-Black" w:cs="Arial-Black"/>
          <w:b/>
          <w:sz w:val="20"/>
          <w:szCs w:val="20"/>
          <w:lang w:eastAsia="fr-CA"/>
        </w:rPr>
      </w:pPr>
    </w:p>
    <w:p w:rsidR="0056641A" w:rsidRPr="00BF2DBC" w:rsidRDefault="00BF2DBC" w:rsidP="0056641A">
      <w:pPr>
        <w:autoSpaceDE w:val="0"/>
        <w:autoSpaceDN w:val="0"/>
        <w:adjustRightInd w:val="0"/>
        <w:spacing w:after="0" w:line="240" w:lineRule="auto"/>
        <w:jc w:val="both"/>
        <w:rPr>
          <w:rFonts w:ascii="Arial-Black" w:hAnsi="Arial-Black" w:cs="Arial-Black"/>
          <w:b/>
          <w:sz w:val="20"/>
          <w:szCs w:val="20"/>
          <w:lang w:eastAsia="fr-CA"/>
        </w:rPr>
      </w:pPr>
      <w:r w:rsidRPr="00BF2DBC">
        <w:rPr>
          <w:rFonts w:ascii="Arial-Black" w:hAnsi="Arial-Black" w:cs="Arial-Black"/>
          <w:b/>
          <w:sz w:val="20"/>
          <w:szCs w:val="20"/>
          <w:lang w:eastAsia="fr-CA"/>
        </w:rPr>
        <w:t xml:space="preserve">Standardisation des installations des systèmes </w:t>
      </w:r>
      <w:proofErr w:type="spellStart"/>
      <w:r w:rsidRPr="00BF2DBC">
        <w:rPr>
          <w:rFonts w:ascii="Arial-Black" w:hAnsi="Arial-Black" w:cs="Arial-Black"/>
          <w:b/>
          <w:sz w:val="20"/>
          <w:szCs w:val="20"/>
          <w:lang w:eastAsia="fr-CA"/>
        </w:rPr>
        <w:t>Avid</w:t>
      </w:r>
      <w:proofErr w:type="spellEnd"/>
    </w:p>
    <w:p w:rsidR="0056641A" w:rsidRDefault="0056641A" w:rsidP="0056641A">
      <w:pPr>
        <w:autoSpaceDE w:val="0"/>
        <w:autoSpaceDN w:val="0"/>
        <w:adjustRightInd w:val="0"/>
        <w:spacing w:after="0" w:line="240" w:lineRule="auto"/>
        <w:jc w:val="both"/>
        <w:rPr>
          <w:rFonts w:ascii="Arial-Black" w:hAnsi="Arial-Black" w:cs="Arial-Black"/>
          <w:sz w:val="20"/>
          <w:szCs w:val="20"/>
          <w:lang w:eastAsia="fr-CA"/>
        </w:rPr>
      </w:pPr>
    </w:p>
    <w:p w:rsidR="00BB10FE" w:rsidRDefault="0068342A" w:rsidP="00473D52">
      <w:pPr>
        <w:autoSpaceDE w:val="0"/>
        <w:autoSpaceDN w:val="0"/>
        <w:adjustRightInd w:val="0"/>
        <w:spacing w:after="0" w:line="240" w:lineRule="auto"/>
        <w:ind w:firstLine="705"/>
        <w:jc w:val="both"/>
        <w:rPr>
          <w:rFonts w:ascii="Arial-Black" w:hAnsi="Arial-Black" w:cs="Arial-Black"/>
          <w:sz w:val="20"/>
          <w:szCs w:val="20"/>
          <w:lang w:eastAsia="fr-CA"/>
        </w:rPr>
      </w:pPr>
      <w:r>
        <w:rPr>
          <w:rFonts w:ascii="Arial-Black" w:hAnsi="Arial-Black" w:cs="Arial-Black"/>
          <w:sz w:val="20"/>
          <w:szCs w:val="20"/>
          <w:lang w:eastAsia="fr-CA"/>
        </w:rPr>
        <w:t xml:space="preserve">Pour optimiser l’installation d’une station </w:t>
      </w:r>
      <w:proofErr w:type="spellStart"/>
      <w:r>
        <w:rPr>
          <w:rFonts w:ascii="Arial-Black" w:hAnsi="Arial-Black" w:cs="Arial-Black"/>
          <w:sz w:val="20"/>
          <w:szCs w:val="20"/>
          <w:lang w:eastAsia="fr-CA"/>
        </w:rPr>
        <w:t>Avid</w:t>
      </w:r>
      <w:proofErr w:type="spellEnd"/>
      <w:r>
        <w:rPr>
          <w:rFonts w:ascii="Arial-Black" w:hAnsi="Arial-Black" w:cs="Arial-Black"/>
          <w:sz w:val="20"/>
          <w:szCs w:val="20"/>
          <w:lang w:eastAsia="fr-CA"/>
        </w:rPr>
        <w:t>, i</w:t>
      </w:r>
      <w:r w:rsidR="00AE23AA">
        <w:rPr>
          <w:rFonts w:ascii="Arial-Black" w:hAnsi="Arial-Black" w:cs="Arial-Black"/>
          <w:sz w:val="20"/>
          <w:szCs w:val="20"/>
          <w:lang w:eastAsia="fr-CA"/>
        </w:rPr>
        <w:t>l faut suivre à la lettre les recommandations du fabriquant dans les documents fournis avec l’application</w:t>
      </w:r>
      <w:r>
        <w:rPr>
          <w:rFonts w:ascii="Arial-Black" w:hAnsi="Arial-Black" w:cs="Arial-Black"/>
          <w:sz w:val="20"/>
          <w:szCs w:val="20"/>
          <w:lang w:eastAsia="fr-CA"/>
        </w:rPr>
        <w:t>. Ces étapes sont obligatoires pour avoir accès au support,</w:t>
      </w:r>
      <w:r w:rsidR="00D20182">
        <w:rPr>
          <w:rFonts w:ascii="Arial-Black" w:hAnsi="Arial-Black" w:cs="Arial-Black"/>
          <w:sz w:val="20"/>
          <w:szCs w:val="20"/>
          <w:lang w:eastAsia="fr-CA"/>
        </w:rPr>
        <w:t xml:space="preserve"> </w:t>
      </w:r>
      <w:r>
        <w:rPr>
          <w:rFonts w:ascii="Arial-Black" w:hAnsi="Arial-Black" w:cs="Arial-Black"/>
          <w:sz w:val="20"/>
          <w:szCs w:val="20"/>
          <w:lang w:eastAsia="fr-CA"/>
        </w:rPr>
        <w:t>m</w:t>
      </w:r>
      <w:r w:rsidR="00AE23AA">
        <w:rPr>
          <w:rFonts w:ascii="Arial-Black" w:hAnsi="Arial-Black" w:cs="Arial-Black"/>
          <w:sz w:val="20"/>
          <w:szCs w:val="20"/>
          <w:lang w:eastAsia="fr-CA"/>
        </w:rPr>
        <w:t>ais une installation avec les configurations de base étai</w:t>
      </w:r>
      <w:r>
        <w:rPr>
          <w:rFonts w:ascii="Arial-Black" w:hAnsi="Arial-Black" w:cs="Arial-Black"/>
          <w:sz w:val="20"/>
          <w:szCs w:val="20"/>
          <w:lang w:eastAsia="fr-CA"/>
        </w:rPr>
        <w:t>en</w:t>
      </w:r>
      <w:r w:rsidR="00AE23AA">
        <w:rPr>
          <w:rFonts w:ascii="Arial-Black" w:hAnsi="Arial-Black" w:cs="Arial-Black"/>
          <w:sz w:val="20"/>
          <w:szCs w:val="20"/>
          <w:lang w:eastAsia="fr-CA"/>
        </w:rPr>
        <w:t>t impossible</w:t>
      </w:r>
      <w:r>
        <w:rPr>
          <w:rFonts w:ascii="Arial-Black" w:hAnsi="Arial-Black" w:cs="Arial-Black"/>
          <w:sz w:val="20"/>
          <w:szCs w:val="20"/>
          <w:lang w:eastAsia="fr-CA"/>
        </w:rPr>
        <w:t>s</w:t>
      </w:r>
      <w:r w:rsidR="00B81D8B">
        <w:rPr>
          <w:rFonts w:ascii="Arial-Black" w:hAnsi="Arial-Black" w:cs="Arial-Black"/>
          <w:sz w:val="20"/>
          <w:szCs w:val="20"/>
          <w:lang w:eastAsia="fr-CA"/>
        </w:rPr>
        <w:t xml:space="preserve"> au départ</w:t>
      </w:r>
      <w:r w:rsidR="00AE23AA">
        <w:rPr>
          <w:rFonts w:ascii="Arial-Black" w:hAnsi="Arial-Black" w:cs="Arial-Black"/>
          <w:sz w:val="20"/>
          <w:szCs w:val="20"/>
          <w:lang w:eastAsia="fr-CA"/>
        </w:rPr>
        <w:t xml:space="preserve">. Plusieurs problèmes </w:t>
      </w:r>
      <w:r w:rsidR="00154EAC">
        <w:rPr>
          <w:rFonts w:ascii="Arial-Black" w:hAnsi="Arial-Black" w:cs="Arial-Black"/>
          <w:sz w:val="20"/>
          <w:szCs w:val="20"/>
          <w:lang w:eastAsia="fr-CA"/>
        </w:rPr>
        <w:t>liés</w:t>
      </w:r>
      <w:r w:rsidR="00AE23AA">
        <w:rPr>
          <w:rFonts w:ascii="Arial-Black" w:hAnsi="Arial-Black" w:cs="Arial-Black"/>
          <w:sz w:val="20"/>
          <w:szCs w:val="20"/>
          <w:lang w:eastAsia="fr-CA"/>
        </w:rPr>
        <w:t xml:space="preserve"> à </w:t>
      </w:r>
      <w:r>
        <w:rPr>
          <w:rFonts w:ascii="Arial-Black" w:hAnsi="Arial-Black" w:cs="Arial-Black"/>
          <w:sz w:val="20"/>
          <w:szCs w:val="20"/>
          <w:lang w:eastAsia="fr-CA"/>
        </w:rPr>
        <w:t>la sécurité et à la stabilité des</w:t>
      </w:r>
      <w:r w:rsidR="00AE23AA">
        <w:rPr>
          <w:rFonts w:ascii="Arial-Black" w:hAnsi="Arial-Black" w:cs="Arial-Black"/>
          <w:sz w:val="20"/>
          <w:szCs w:val="20"/>
          <w:lang w:eastAsia="fr-CA"/>
        </w:rPr>
        <w:t xml:space="preserve"> système</w:t>
      </w:r>
      <w:r>
        <w:rPr>
          <w:rFonts w:ascii="Arial-Black" w:hAnsi="Arial-Black" w:cs="Arial-Black"/>
          <w:sz w:val="20"/>
          <w:szCs w:val="20"/>
          <w:lang w:eastAsia="fr-CA"/>
        </w:rPr>
        <w:t>s</w:t>
      </w:r>
      <w:r w:rsidR="00AE23AA">
        <w:rPr>
          <w:rFonts w:ascii="Arial-Black" w:hAnsi="Arial-Black" w:cs="Arial-Black"/>
          <w:sz w:val="20"/>
          <w:szCs w:val="20"/>
          <w:lang w:eastAsia="fr-CA"/>
        </w:rPr>
        <w:t xml:space="preserve"> </w:t>
      </w:r>
      <w:r w:rsidR="00154EAC">
        <w:rPr>
          <w:rFonts w:ascii="Arial-Black" w:hAnsi="Arial-Black" w:cs="Arial-Black"/>
          <w:sz w:val="20"/>
          <w:szCs w:val="20"/>
          <w:lang w:eastAsia="fr-CA"/>
        </w:rPr>
        <w:t>survenai</w:t>
      </w:r>
      <w:r>
        <w:rPr>
          <w:rFonts w:ascii="Arial-Black" w:hAnsi="Arial-Black" w:cs="Arial-Black"/>
          <w:sz w:val="20"/>
          <w:szCs w:val="20"/>
          <w:lang w:eastAsia="fr-CA"/>
        </w:rPr>
        <w:t>en</w:t>
      </w:r>
      <w:r w:rsidR="00154EAC">
        <w:rPr>
          <w:rFonts w:ascii="Arial-Black" w:hAnsi="Arial-Black" w:cs="Arial-Black"/>
          <w:sz w:val="20"/>
          <w:szCs w:val="20"/>
          <w:lang w:eastAsia="fr-CA"/>
        </w:rPr>
        <w:t>t peu de temps après l’installation. J’ai d</w:t>
      </w:r>
      <w:r w:rsidR="007C5110">
        <w:rPr>
          <w:rFonts w:ascii="Arial-Black" w:hAnsi="Arial-Black" w:cs="Arial-Black"/>
          <w:sz w:val="20"/>
          <w:szCs w:val="20"/>
          <w:lang w:eastAsia="fr-CA"/>
        </w:rPr>
        <w:t>û</w:t>
      </w:r>
      <w:r w:rsidR="00154EAC">
        <w:rPr>
          <w:rFonts w:ascii="Arial-Black" w:hAnsi="Arial-Black" w:cs="Arial-Black"/>
          <w:sz w:val="20"/>
          <w:szCs w:val="20"/>
          <w:lang w:eastAsia="fr-CA"/>
        </w:rPr>
        <w:t xml:space="preserve"> tester plusieurs configurations et logiciels antivirus avant d’en arriver à implanter un standard pour l’application </w:t>
      </w:r>
      <w:proofErr w:type="spellStart"/>
      <w:r w:rsidR="00154EAC">
        <w:rPr>
          <w:rFonts w:ascii="Arial-Black" w:hAnsi="Arial-Black" w:cs="Arial-Black"/>
          <w:sz w:val="20"/>
          <w:szCs w:val="20"/>
          <w:lang w:eastAsia="fr-CA"/>
        </w:rPr>
        <w:t>Avid</w:t>
      </w:r>
      <w:proofErr w:type="spellEnd"/>
      <w:r w:rsidR="00154EAC">
        <w:rPr>
          <w:rFonts w:ascii="Arial-Black" w:hAnsi="Arial-Black" w:cs="Arial-Black"/>
          <w:sz w:val="20"/>
          <w:szCs w:val="20"/>
          <w:lang w:eastAsia="fr-CA"/>
        </w:rPr>
        <w:t xml:space="preserve"> et Adobe Master Collection sur Windows 7 Pro 64bits. Suite à cette réalisation, j’ai monté un document </w:t>
      </w:r>
      <w:r w:rsidR="00A3395F">
        <w:rPr>
          <w:rFonts w:ascii="Arial-Black" w:hAnsi="Arial-Black" w:cs="Arial-Black"/>
          <w:sz w:val="20"/>
          <w:szCs w:val="20"/>
          <w:lang w:eastAsia="fr-CA"/>
        </w:rPr>
        <w:t>afin de faciliter</w:t>
      </w:r>
      <w:r w:rsidR="000650A2">
        <w:rPr>
          <w:rFonts w:ascii="Arial-Black" w:hAnsi="Arial-Black" w:cs="Arial-Black"/>
          <w:sz w:val="20"/>
          <w:szCs w:val="20"/>
          <w:lang w:eastAsia="fr-CA"/>
        </w:rPr>
        <w:t xml:space="preserve"> le transf</w:t>
      </w:r>
      <w:r w:rsidR="007C5110">
        <w:rPr>
          <w:rFonts w:ascii="Arial-Black" w:hAnsi="Arial-Black" w:cs="Arial-Black"/>
          <w:sz w:val="20"/>
          <w:szCs w:val="20"/>
          <w:lang w:eastAsia="fr-CA"/>
        </w:rPr>
        <w:t>ert</w:t>
      </w:r>
      <w:r w:rsidR="000650A2">
        <w:rPr>
          <w:rFonts w:ascii="Arial-Black" w:hAnsi="Arial-Black" w:cs="Arial-Black"/>
          <w:sz w:val="20"/>
          <w:szCs w:val="20"/>
          <w:lang w:eastAsia="fr-CA"/>
        </w:rPr>
        <w:t xml:space="preserve"> d’information entre technicien</w:t>
      </w:r>
      <w:r w:rsidR="00A3395F">
        <w:rPr>
          <w:rFonts w:ascii="Arial-Black" w:hAnsi="Arial-Black" w:cs="Arial-Black"/>
          <w:sz w:val="20"/>
          <w:szCs w:val="20"/>
          <w:lang w:eastAsia="fr-CA"/>
        </w:rPr>
        <w:t>s</w:t>
      </w:r>
      <w:r w:rsidR="000650A2">
        <w:rPr>
          <w:rFonts w:ascii="Arial-Black" w:hAnsi="Arial-Black" w:cs="Arial-Black"/>
          <w:sz w:val="20"/>
          <w:szCs w:val="20"/>
          <w:lang w:eastAsia="fr-CA"/>
        </w:rPr>
        <w:t xml:space="preserve"> et d’améliorer l’efficacité lors de l’installation de nouveau</w:t>
      </w:r>
      <w:r w:rsidR="007C5110">
        <w:rPr>
          <w:rFonts w:ascii="Arial-Black" w:hAnsi="Arial-Black" w:cs="Arial-Black"/>
          <w:sz w:val="20"/>
          <w:szCs w:val="20"/>
          <w:lang w:eastAsia="fr-CA"/>
        </w:rPr>
        <w:t>x</w:t>
      </w:r>
      <w:r w:rsidR="000650A2">
        <w:rPr>
          <w:rFonts w:ascii="Arial-Black" w:hAnsi="Arial-Black" w:cs="Arial-Black"/>
          <w:sz w:val="20"/>
          <w:szCs w:val="20"/>
          <w:lang w:eastAsia="fr-CA"/>
        </w:rPr>
        <w:t xml:space="preserve"> système</w:t>
      </w:r>
      <w:r w:rsidR="007C5110">
        <w:rPr>
          <w:rFonts w:ascii="Arial-Black" w:hAnsi="Arial-Black" w:cs="Arial-Black"/>
          <w:sz w:val="20"/>
          <w:szCs w:val="20"/>
          <w:lang w:eastAsia="fr-CA"/>
        </w:rPr>
        <w:t>s</w:t>
      </w:r>
      <w:r w:rsidR="000650A2">
        <w:rPr>
          <w:rFonts w:ascii="Arial-Black" w:hAnsi="Arial-Black" w:cs="Arial-Black"/>
          <w:sz w:val="20"/>
          <w:szCs w:val="20"/>
          <w:lang w:eastAsia="fr-CA"/>
        </w:rPr>
        <w:t>.</w:t>
      </w:r>
    </w:p>
    <w:p w:rsidR="00D20182" w:rsidRDefault="00BF2DBC" w:rsidP="00BB10FE">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w:t>
      </w:r>
      <w:r w:rsidRPr="00BF2DBC">
        <w:rPr>
          <w:rFonts w:ascii="Arial-Black" w:hAnsi="Arial-Black" w:cs="Arial-Black"/>
          <w:b/>
          <w:sz w:val="20"/>
          <w:szCs w:val="20"/>
          <w:lang w:eastAsia="fr-CA"/>
        </w:rPr>
        <w:t>Annexe 1</w:t>
      </w:r>
      <w:r>
        <w:rPr>
          <w:rFonts w:ascii="Arial-Black" w:hAnsi="Arial-Black" w:cs="Arial-Black"/>
          <w:sz w:val="20"/>
          <w:szCs w:val="20"/>
          <w:lang w:eastAsia="fr-CA"/>
        </w:rPr>
        <w:t>)</w:t>
      </w:r>
    </w:p>
    <w:p w:rsidR="00BB10FE" w:rsidRDefault="00BB10FE" w:rsidP="00BB0F2D">
      <w:pPr>
        <w:autoSpaceDE w:val="0"/>
        <w:autoSpaceDN w:val="0"/>
        <w:adjustRightInd w:val="0"/>
        <w:spacing w:after="0" w:line="240" w:lineRule="auto"/>
        <w:ind w:firstLine="705"/>
        <w:jc w:val="both"/>
        <w:rPr>
          <w:rFonts w:ascii="Arial-Black" w:hAnsi="Arial-Black" w:cs="Arial-Black"/>
          <w:sz w:val="20"/>
          <w:szCs w:val="20"/>
          <w:lang w:eastAsia="fr-CA"/>
        </w:rPr>
      </w:pPr>
    </w:p>
    <w:p w:rsidR="00BB0F2D" w:rsidRPr="00BB10FE" w:rsidRDefault="00BB10FE" w:rsidP="00BB10FE">
      <w:pPr>
        <w:autoSpaceDE w:val="0"/>
        <w:autoSpaceDN w:val="0"/>
        <w:adjustRightInd w:val="0"/>
        <w:spacing w:after="0" w:line="240" w:lineRule="auto"/>
        <w:jc w:val="both"/>
        <w:rPr>
          <w:rFonts w:ascii="Arial-Black" w:hAnsi="Arial-Black" w:cs="Arial-Black"/>
          <w:b/>
          <w:sz w:val="20"/>
          <w:szCs w:val="20"/>
          <w:lang w:eastAsia="fr-CA"/>
        </w:rPr>
      </w:pPr>
      <w:r w:rsidRPr="00BB10FE">
        <w:rPr>
          <w:rFonts w:ascii="Arial-Black" w:hAnsi="Arial-Black" w:cs="Arial-Black"/>
          <w:b/>
          <w:sz w:val="20"/>
          <w:szCs w:val="20"/>
          <w:lang w:eastAsia="fr-CA"/>
        </w:rPr>
        <w:t>Création d’une baie d’équipement</w:t>
      </w:r>
      <w:r w:rsidR="00E80F18">
        <w:rPr>
          <w:rFonts w:ascii="Arial-Black" w:hAnsi="Arial-Black" w:cs="Arial-Black"/>
          <w:b/>
          <w:sz w:val="20"/>
          <w:szCs w:val="20"/>
          <w:lang w:eastAsia="fr-CA"/>
        </w:rPr>
        <w:t>s</w:t>
      </w:r>
      <w:r w:rsidRPr="00BB10FE">
        <w:rPr>
          <w:rFonts w:ascii="Arial-Black" w:hAnsi="Arial-Black" w:cs="Arial-Black"/>
          <w:b/>
          <w:sz w:val="20"/>
          <w:szCs w:val="20"/>
          <w:lang w:eastAsia="fr-CA"/>
        </w:rPr>
        <w:t xml:space="preserve"> à l’atelier</w:t>
      </w:r>
    </w:p>
    <w:p w:rsidR="00BB10FE" w:rsidRDefault="00BB10FE" w:rsidP="00BB0F2D">
      <w:pPr>
        <w:autoSpaceDE w:val="0"/>
        <w:autoSpaceDN w:val="0"/>
        <w:adjustRightInd w:val="0"/>
        <w:spacing w:after="0" w:line="240" w:lineRule="auto"/>
        <w:ind w:firstLine="705"/>
        <w:jc w:val="both"/>
        <w:rPr>
          <w:rFonts w:ascii="Arial-Black" w:hAnsi="Arial-Black" w:cs="Arial-Black"/>
          <w:sz w:val="20"/>
          <w:szCs w:val="20"/>
          <w:lang w:eastAsia="fr-CA"/>
        </w:rPr>
      </w:pPr>
    </w:p>
    <w:p w:rsidR="00BB10FE" w:rsidRDefault="00BB0F2D" w:rsidP="000E65F0">
      <w:pPr>
        <w:autoSpaceDE w:val="0"/>
        <w:autoSpaceDN w:val="0"/>
        <w:adjustRightInd w:val="0"/>
        <w:spacing w:after="0" w:line="240" w:lineRule="auto"/>
        <w:ind w:firstLine="705"/>
        <w:jc w:val="both"/>
        <w:rPr>
          <w:rFonts w:ascii="Arial-Black" w:hAnsi="Arial-Black" w:cs="Arial-Black"/>
          <w:sz w:val="20"/>
          <w:szCs w:val="20"/>
          <w:lang w:eastAsia="fr-CA"/>
        </w:rPr>
      </w:pPr>
      <w:r>
        <w:rPr>
          <w:rFonts w:ascii="Arial-Black" w:hAnsi="Arial-Black" w:cs="Arial-Black"/>
          <w:sz w:val="20"/>
          <w:szCs w:val="20"/>
          <w:lang w:eastAsia="fr-CA"/>
        </w:rPr>
        <w:t>Dans le cadre de cette même activité, j’ai souvent besoin d’</w:t>
      </w:r>
      <w:r w:rsidR="008A728B">
        <w:rPr>
          <w:rFonts w:ascii="Arial-Black" w:hAnsi="Arial-Black" w:cs="Arial-Black"/>
          <w:sz w:val="20"/>
          <w:szCs w:val="20"/>
          <w:lang w:eastAsia="fr-CA"/>
        </w:rPr>
        <w:t>accéder</w:t>
      </w:r>
      <w:r>
        <w:rPr>
          <w:rFonts w:ascii="Arial-Black" w:hAnsi="Arial-Black" w:cs="Arial-Black"/>
          <w:sz w:val="20"/>
          <w:szCs w:val="20"/>
          <w:lang w:eastAsia="fr-CA"/>
        </w:rPr>
        <w:t xml:space="preserve"> à différent</w:t>
      </w:r>
      <w:r w:rsidR="007C5110">
        <w:rPr>
          <w:rFonts w:ascii="Arial-Black" w:hAnsi="Arial-Black" w:cs="Arial-Black"/>
          <w:sz w:val="20"/>
          <w:szCs w:val="20"/>
          <w:lang w:eastAsia="fr-CA"/>
        </w:rPr>
        <w:t>s</w:t>
      </w:r>
      <w:r>
        <w:rPr>
          <w:rFonts w:ascii="Arial-Black" w:hAnsi="Arial-Black" w:cs="Arial-Black"/>
          <w:sz w:val="20"/>
          <w:szCs w:val="20"/>
          <w:lang w:eastAsia="fr-CA"/>
        </w:rPr>
        <w:t xml:space="preserve"> signaux de test</w:t>
      </w:r>
      <w:r w:rsidR="007C5110">
        <w:rPr>
          <w:rFonts w:ascii="Arial-Black" w:hAnsi="Arial-Black" w:cs="Arial-Black"/>
          <w:sz w:val="20"/>
          <w:szCs w:val="20"/>
          <w:lang w:eastAsia="fr-CA"/>
        </w:rPr>
        <w:t>s</w:t>
      </w:r>
      <w:r>
        <w:rPr>
          <w:rFonts w:ascii="Arial-Black" w:hAnsi="Arial-Black" w:cs="Arial-Black"/>
          <w:sz w:val="20"/>
          <w:szCs w:val="20"/>
          <w:lang w:eastAsia="fr-CA"/>
        </w:rPr>
        <w:t xml:space="preserve"> vidéo et audio ainsi qu</w:t>
      </w:r>
      <w:r w:rsidR="007C5110">
        <w:rPr>
          <w:rFonts w:ascii="Arial-Black" w:hAnsi="Arial-Black" w:cs="Arial-Black"/>
          <w:sz w:val="20"/>
          <w:szCs w:val="20"/>
          <w:lang w:eastAsia="fr-CA"/>
        </w:rPr>
        <w:t>’à</w:t>
      </w:r>
      <w:r>
        <w:rPr>
          <w:rFonts w:ascii="Arial-Black" w:hAnsi="Arial-Black" w:cs="Arial-Black"/>
          <w:sz w:val="20"/>
          <w:szCs w:val="20"/>
          <w:lang w:eastAsia="fr-CA"/>
        </w:rPr>
        <w:t xml:space="preserve"> plusieurs fichiers vidéo. N’ayant pas </w:t>
      </w:r>
      <w:r w:rsidR="00B81D8B">
        <w:rPr>
          <w:rFonts w:ascii="Arial-Black" w:hAnsi="Arial-Black" w:cs="Arial-Black"/>
          <w:sz w:val="20"/>
          <w:szCs w:val="20"/>
          <w:lang w:eastAsia="fr-CA"/>
        </w:rPr>
        <w:t xml:space="preserve">facilement </w:t>
      </w:r>
      <w:r>
        <w:rPr>
          <w:rFonts w:ascii="Arial-Black" w:hAnsi="Arial-Black" w:cs="Arial-Black"/>
          <w:sz w:val="20"/>
          <w:szCs w:val="20"/>
          <w:lang w:eastAsia="fr-CA"/>
        </w:rPr>
        <w:t xml:space="preserve">accès à </w:t>
      </w:r>
      <w:r w:rsidR="001739C2">
        <w:rPr>
          <w:rFonts w:ascii="Arial-Black" w:hAnsi="Arial-Black" w:cs="Arial-Black"/>
          <w:sz w:val="20"/>
          <w:szCs w:val="20"/>
          <w:lang w:eastAsia="fr-CA"/>
        </w:rPr>
        <w:t>cet</w:t>
      </w:r>
      <w:r>
        <w:rPr>
          <w:rFonts w:ascii="Arial-Black" w:hAnsi="Arial-Black" w:cs="Arial-Black"/>
          <w:sz w:val="20"/>
          <w:szCs w:val="20"/>
          <w:lang w:eastAsia="fr-CA"/>
        </w:rPr>
        <w:t xml:space="preserve"> outil de travail, j’ai pris l’initiative de concevoir et d’installer </w:t>
      </w:r>
      <w:r w:rsidR="001739C2">
        <w:rPr>
          <w:rFonts w:ascii="Arial-Black" w:hAnsi="Arial-Black" w:cs="Arial-Black"/>
          <w:sz w:val="20"/>
          <w:szCs w:val="20"/>
          <w:lang w:eastAsia="fr-CA"/>
        </w:rPr>
        <w:t>une</w:t>
      </w:r>
      <w:r>
        <w:rPr>
          <w:rFonts w:ascii="Arial-Black" w:hAnsi="Arial-Black" w:cs="Arial-Black"/>
          <w:sz w:val="20"/>
          <w:szCs w:val="20"/>
          <w:lang w:eastAsia="fr-CA"/>
        </w:rPr>
        <w:t xml:space="preserve"> baie d’équipement dans l’</w:t>
      </w:r>
      <w:r w:rsidR="00A3395F">
        <w:rPr>
          <w:rFonts w:ascii="Arial-Black" w:hAnsi="Arial-Black" w:cs="Arial-Black"/>
          <w:sz w:val="20"/>
          <w:szCs w:val="20"/>
          <w:lang w:eastAsia="fr-CA"/>
        </w:rPr>
        <w:t>atelier. J</w:t>
      </w:r>
      <w:r w:rsidR="001739C2">
        <w:rPr>
          <w:rFonts w:ascii="Arial-Black" w:hAnsi="Arial-Black" w:cs="Arial-Black"/>
          <w:sz w:val="20"/>
          <w:szCs w:val="20"/>
          <w:lang w:eastAsia="fr-CA"/>
        </w:rPr>
        <w:t xml:space="preserve">’ai assuré le développement de </w:t>
      </w:r>
      <w:r w:rsidR="008A728B">
        <w:rPr>
          <w:rFonts w:ascii="Arial-Black" w:hAnsi="Arial-Black" w:cs="Arial-Black"/>
          <w:sz w:val="20"/>
          <w:szCs w:val="20"/>
          <w:lang w:eastAsia="fr-CA"/>
        </w:rPr>
        <w:t>c</w:t>
      </w:r>
      <w:r w:rsidR="001739C2">
        <w:rPr>
          <w:rFonts w:ascii="Arial-Black" w:hAnsi="Arial-Black" w:cs="Arial-Black"/>
          <w:sz w:val="20"/>
          <w:szCs w:val="20"/>
          <w:lang w:eastAsia="fr-CA"/>
        </w:rPr>
        <w:t>e projet de A à Z en plus d’</w:t>
      </w:r>
      <w:r w:rsidR="00A3395F">
        <w:rPr>
          <w:rFonts w:ascii="Arial-Black" w:hAnsi="Arial-Black" w:cs="Arial-Black"/>
          <w:sz w:val="20"/>
          <w:szCs w:val="20"/>
          <w:lang w:eastAsia="fr-CA"/>
        </w:rPr>
        <w:t xml:space="preserve">en </w:t>
      </w:r>
      <w:r w:rsidR="001739C2">
        <w:rPr>
          <w:rFonts w:ascii="Arial-Black" w:hAnsi="Arial-Black" w:cs="Arial-Black"/>
          <w:sz w:val="20"/>
          <w:szCs w:val="20"/>
          <w:lang w:eastAsia="fr-CA"/>
        </w:rPr>
        <w:t>être le demandeur. J’ai fait la gestion du temps, des ressources et j’ai procédé aux achats sans nuire au fonctionnement de l’atelier.</w:t>
      </w:r>
      <w:r>
        <w:rPr>
          <w:rFonts w:ascii="Arial-Black" w:hAnsi="Arial-Black" w:cs="Arial-Black"/>
          <w:sz w:val="20"/>
          <w:szCs w:val="20"/>
          <w:lang w:eastAsia="fr-CA"/>
        </w:rPr>
        <w:t xml:space="preserve">  </w:t>
      </w:r>
    </w:p>
    <w:p w:rsidR="00BB10FE" w:rsidRPr="00BB10FE" w:rsidRDefault="00BB10FE" w:rsidP="00BB10FE">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w:t>
      </w:r>
      <w:r>
        <w:rPr>
          <w:rFonts w:ascii="Arial-Black" w:hAnsi="Arial-Black" w:cs="Arial-Black"/>
          <w:b/>
          <w:sz w:val="20"/>
          <w:szCs w:val="20"/>
          <w:lang w:eastAsia="fr-CA"/>
        </w:rPr>
        <w:t>Annexe 2, plan de branchement</w:t>
      </w:r>
      <w:r>
        <w:rPr>
          <w:rFonts w:ascii="Arial-Black" w:hAnsi="Arial-Black" w:cs="Arial-Black"/>
          <w:sz w:val="20"/>
          <w:szCs w:val="20"/>
          <w:lang w:eastAsia="fr-CA"/>
        </w:rPr>
        <w:t>)</w:t>
      </w:r>
    </w:p>
    <w:p w:rsidR="008A04D6" w:rsidRDefault="008A04D6" w:rsidP="00BB10FE">
      <w:pPr>
        <w:autoSpaceDE w:val="0"/>
        <w:autoSpaceDN w:val="0"/>
        <w:adjustRightInd w:val="0"/>
        <w:spacing w:after="0" w:line="240" w:lineRule="auto"/>
        <w:jc w:val="both"/>
        <w:rPr>
          <w:rFonts w:ascii="Arial-Black" w:hAnsi="Arial-Black" w:cs="Arial-Black"/>
          <w:b/>
          <w:sz w:val="20"/>
          <w:szCs w:val="20"/>
          <w:lang w:eastAsia="fr-CA"/>
        </w:rPr>
      </w:pPr>
    </w:p>
    <w:p w:rsidR="008A04D6" w:rsidRDefault="008A04D6" w:rsidP="00BB10FE">
      <w:pPr>
        <w:autoSpaceDE w:val="0"/>
        <w:autoSpaceDN w:val="0"/>
        <w:adjustRightInd w:val="0"/>
        <w:spacing w:after="0" w:line="240" w:lineRule="auto"/>
        <w:jc w:val="both"/>
        <w:rPr>
          <w:rFonts w:ascii="Arial-Black" w:hAnsi="Arial-Black" w:cs="Arial-Black"/>
          <w:b/>
          <w:sz w:val="20"/>
          <w:szCs w:val="20"/>
          <w:lang w:eastAsia="fr-CA"/>
        </w:rPr>
      </w:pPr>
    </w:p>
    <w:p w:rsidR="00473D52" w:rsidRDefault="00473D52" w:rsidP="00BB10FE">
      <w:pPr>
        <w:autoSpaceDE w:val="0"/>
        <w:autoSpaceDN w:val="0"/>
        <w:adjustRightInd w:val="0"/>
        <w:spacing w:after="0" w:line="240" w:lineRule="auto"/>
        <w:jc w:val="both"/>
        <w:rPr>
          <w:rFonts w:ascii="Arial-Black" w:hAnsi="Arial-Black" w:cs="Arial-Black"/>
          <w:b/>
          <w:sz w:val="20"/>
          <w:szCs w:val="20"/>
          <w:lang w:eastAsia="fr-CA"/>
        </w:rPr>
      </w:pPr>
    </w:p>
    <w:p w:rsidR="001739C2" w:rsidRPr="00BB10FE" w:rsidRDefault="00BB10FE" w:rsidP="00BB10FE">
      <w:pPr>
        <w:autoSpaceDE w:val="0"/>
        <w:autoSpaceDN w:val="0"/>
        <w:adjustRightInd w:val="0"/>
        <w:spacing w:after="0" w:line="240" w:lineRule="auto"/>
        <w:jc w:val="both"/>
        <w:rPr>
          <w:rFonts w:ascii="Arial-Black" w:hAnsi="Arial-Black" w:cs="Arial-Black"/>
          <w:b/>
          <w:sz w:val="20"/>
          <w:szCs w:val="20"/>
          <w:lang w:eastAsia="fr-CA"/>
        </w:rPr>
      </w:pPr>
      <w:r w:rsidRPr="00BB10FE">
        <w:rPr>
          <w:rFonts w:ascii="Arial-Black" w:hAnsi="Arial-Black" w:cs="Arial-Black"/>
          <w:b/>
          <w:sz w:val="20"/>
          <w:szCs w:val="20"/>
          <w:lang w:eastAsia="fr-CA"/>
        </w:rPr>
        <w:lastRenderedPageBreak/>
        <w:t xml:space="preserve">Installation d’un système </w:t>
      </w:r>
      <w:proofErr w:type="spellStart"/>
      <w:r w:rsidRPr="00BB10FE">
        <w:rPr>
          <w:rFonts w:ascii="Arial-Black" w:hAnsi="Arial-Black" w:cs="Arial-Black"/>
          <w:b/>
          <w:sz w:val="20"/>
          <w:szCs w:val="20"/>
          <w:lang w:eastAsia="fr-CA"/>
        </w:rPr>
        <w:t>Avid</w:t>
      </w:r>
      <w:proofErr w:type="spellEnd"/>
      <w:r w:rsidRPr="00BB10FE">
        <w:rPr>
          <w:rFonts w:ascii="Arial-Black" w:hAnsi="Arial-Black" w:cs="Arial-Black"/>
          <w:b/>
          <w:sz w:val="20"/>
          <w:szCs w:val="20"/>
          <w:lang w:eastAsia="fr-CA"/>
        </w:rPr>
        <w:t xml:space="preserve"> au laboratoire sectoriel</w:t>
      </w:r>
    </w:p>
    <w:p w:rsidR="00BB10FE" w:rsidRDefault="00BB10FE" w:rsidP="00BB0F2D">
      <w:pPr>
        <w:autoSpaceDE w:val="0"/>
        <w:autoSpaceDN w:val="0"/>
        <w:adjustRightInd w:val="0"/>
        <w:spacing w:after="0" w:line="240" w:lineRule="auto"/>
        <w:ind w:firstLine="705"/>
        <w:jc w:val="both"/>
        <w:rPr>
          <w:rFonts w:ascii="Arial-Black" w:hAnsi="Arial-Black" w:cs="Arial-Black"/>
          <w:sz w:val="20"/>
          <w:szCs w:val="20"/>
          <w:lang w:eastAsia="fr-CA"/>
        </w:rPr>
      </w:pPr>
    </w:p>
    <w:p w:rsidR="001739C2" w:rsidRDefault="001739C2" w:rsidP="00BB0F2D">
      <w:pPr>
        <w:autoSpaceDE w:val="0"/>
        <w:autoSpaceDN w:val="0"/>
        <w:adjustRightInd w:val="0"/>
        <w:spacing w:after="0" w:line="240" w:lineRule="auto"/>
        <w:ind w:firstLine="705"/>
        <w:jc w:val="both"/>
        <w:rPr>
          <w:rFonts w:ascii="Arial-Black" w:hAnsi="Arial-Black" w:cs="Arial-Black"/>
          <w:sz w:val="20"/>
          <w:szCs w:val="20"/>
          <w:lang w:eastAsia="fr-CA"/>
        </w:rPr>
      </w:pPr>
      <w:r>
        <w:rPr>
          <w:rFonts w:ascii="Arial-Black" w:hAnsi="Arial-Black" w:cs="Arial-Black"/>
          <w:sz w:val="20"/>
          <w:szCs w:val="20"/>
          <w:lang w:eastAsia="fr-CA"/>
        </w:rPr>
        <w:t>Durant mon cheminement au service de l’audiovisuel, j’ai</w:t>
      </w:r>
      <w:r w:rsidR="00A3395F">
        <w:rPr>
          <w:rFonts w:ascii="Arial-Black" w:hAnsi="Arial-Black" w:cs="Arial-Black"/>
          <w:sz w:val="20"/>
          <w:szCs w:val="20"/>
          <w:lang w:eastAsia="fr-CA"/>
        </w:rPr>
        <w:t xml:space="preserve"> fait plusieurs travaux en lien</w:t>
      </w:r>
      <w:r>
        <w:rPr>
          <w:rFonts w:ascii="Arial-Black" w:hAnsi="Arial-Black" w:cs="Arial-Black"/>
          <w:sz w:val="20"/>
          <w:szCs w:val="20"/>
          <w:lang w:eastAsia="fr-CA"/>
        </w:rPr>
        <w:t xml:space="preserve"> avec l’installation de salle de montage</w:t>
      </w:r>
      <w:r w:rsidR="00425E22">
        <w:rPr>
          <w:rFonts w:ascii="Arial-Black" w:hAnsi="Arial-Black" w:cs="Arial-Black"/>
          <w:sz w:val="20"/>
          <w:szCs w:val="20"/>
          <w:lang w:eastAsia="fr-CA"/>
        </w:rPr>
        <w:t>,</w:t>
      </w:r>
      <w:r w:rsidR="003A39F8">
        <w:rPr>
          <w:rFonts w:ascii="Arial-Black" w:hAnsi="Arial-Black" w:cs="Arial-Black"/>
          <w:sz w:val="20"/>
          <w:szCs w:val="20"/>
          <w:lang w:eastAsia="fr-CA"/>
        </w:rPr>
        <w:t xml:space="preserve"> dont un qui se distingue.</w:t>
      </w:r>
      <w:r>
        <w:rPr>
          <w:rFonts w:ascii="Arial-Black" w:hAnsi="Arial-Black" w:cs="Arial-Black"/>
          <w:sz w:val="20"/>
          <w:szCs w:val="20"/>
          <w:lang w:eastAsia="fr-CA"/>
        </w:rPr>
        <w:t xml:space="preserve"> </w:t>
      </w:r>
      <w:r w:rsidR="003A39F8">
        <w:rPr>
          <w:rFonts w:ascii="Arial-Black" w:hAnsi="Arial-Black" w:cs="Arial-Black"/>
          <w:sz w:val="20"/>
          <w:szCs w:val="20"/>
          <w:lang w:eastAsia="fr-CA"/>
        </w:rPr>
        <w:t>À l’époque, Richard Beaudry</w:t>
      </w:r>
      <w:r w:rsidR="00BB10FE">
        <w:rPr>
          <w:rFonts w:ascii="Arial-Black" w:hAnsi="Arial-Black" w:cs="Arial-Black"/>
          <w:sz w:val="20"/>
          <w:szCs w:val="20"/>
          <w:lang w:eastAsia="fr-CA"/>
        </w:rPr>
        <w:t xml:space="preserve"> (</w:t>
      </w:r>
      <w:r w:rsidR="002F2B89" w:rsidRPr="00BB10FE">
        <w:rPr>
          <w:rFonts w:ascii="Arial-Black" w:hAnsi="Arial-Black" w:cs="Arial-Black"/>
          <w:sz w:val="20"/>
          <w:szCs w:val="20"/>
          <w:lang w:eastAsia="fr-CA"/>
        </w:rPr>
        <w:t>professionnel</w:t>
      </w:r>
      <w:r w:rsidR="00BB10FE">
        <w:rPr>
          <w:rFonts w:ascii="Arial-Black" w:hAnsi="Arial-Black" w:cs="Arial-Black"/>
          <w:sz w:val="20"/>
          <w:szCs w:val="20"/>
          <w:lang w:eastAsia="fr-CA"/>
        </w:rPr>
        <w:t>, s</w:t>
      </w:r>
      <w:r w:rsidR="00BB10FE" w:rsidRPr="00BB10FE">
        <w:rPr>
          <w:rFonts w:ascii="Arial" w:hAnsi="Arial" w:cs="Arial"/>
          <w:color w:val="000000"/>
          <w:sz w:val="20"/>
          <w:szCs w:val="20"/>
        </w:rPr>
        <w:t>pécialiste technologies audiovisuelles</w:t>
      </w:r>
      <w:r w:rsidR="00BB10FE">
        <w:rPr>
          <w:rFonts w:ascii="Arial" w:hAnsi="Arial" w:cs="Arial"/>
          <w:color w:val="000000"/>
          <w:sz w:val="20"/>
          <w:szCs w:val="20"/>
        </w:rPr>
        <w:t>)</w:t>
      </w:r>
      <w:r w:rsidR="003A39F8">
        <w:rPr>
          <w:rFonts w:ascii="Arial-Black" w:hAnsi="Arial-Black" w:cs="Arial-Black"/>
          <w:sz w:val="20"/>
          <w:szCs w:val="20"/>
          <w:lang w:eastAsia="fr-CA"/>
        </w:rPr>
        <w:t>, m’avait demandé</w:t>
      </w:r>
      <w:r w:rsidR="000E65F0">
        <w:rPr>
          <w:rFonts w:ascii="Arial-Black" w:hAnsi="Arial-Black" w:cs="Arial-Black"/>
          <w:sz w:val="20"/>
          <w:szCs w:val="20"/>
          <w:lang w:eastAsia="fr-CA"/>
        </w:rPr>
        <w:t>, suite à plusieurs problèmes,</w:t>
      </w:r>
      <w:r w:rsidR="003A39F8">
        <w:rPr>
          <w:rFonts w:ascii="Arial-Black" w:hAnsi="Arial-Black" w:cs="Arial-Black"/>
          <w:sz w:val="20"/>
          <w:szCs w:val="20"/>
          <w:lang w:eastAsia="fr-CA"/>
        </w:rPr>
        <w:t xml:space="preserve"> d’installer et de configurer un poste type au laboratoire </w:t>
      </w:r>
      <w:r w:rsidR="000E65F0">
        <w:rPr>
          <w:rFonts w:ascii="Arial-Black" w:hAnsi="Arial-Black" w:cs="Arial-Black"/>
          <w:sz w:val="20"/>
          <w:szCs w:val="20"/>
          <w:lang w:eastAsia="fr-CA"/>
        </w:rPr>
        <w:t>sectoriel da la faculté des arts.</w:t>
      </w:r>
      <w:r w:rsidR="003A39F8">
        <w:rPr>
          <w:rFonts w:ascii="Arial-Black" w:hAnsi="Arial-Black" w:cs="Arial-Black"/>
          <w:sz w:val="20"/>
          <w:szCs w:val="20"/>
          <w:lang w:eastAsia="fr-CA"/>
        </w:rPr>
        <w:t xml:space="preserve"> René Lemire</w:t>
      </w:r>
      <w:r w:rsidR="008E66A1">
        <w:rPr>
          <w:rFonts w:ascii="Arial-Black" w:hAnsi="Arial-Black" w:cs="Arial-Black"/>
          <w:sz w:val="20"/>
          <w:szCs w:val="20"/>
          <w:lang w:eastAsia="fr-CA"/>
        </w:rPr>
        <w:t xml:space="preserve"> </w:t>
      </w:r>
      <w:r w:rsidR="008E66A1" w:rsidRPr="008E66A1">
        <w:rPr>
          <w:rFonts w:ascii="Arial-Black" w:hAnsi="Arial-Black" w:cs="Arial-Black"/>
          <w:sz w:val="20"/>
          <w:szCs w:val="20"/>
          <w:lang w:eastAsia="fr-CA"/>
        </w:rPr>
        <w:t>(Chargé de projet en production des arts médiatiques</w:t>
      </w:r>
      <w:r w:rsidR="008E66A1">
        <w:rPr>
          <w:rFonts w:ascii="Arial-Black" w:hAnsi="Arial-Black" w:cs="Arial-Black"/>
          <w:sz w:val="20"/>
          <w:szCs w:val="20"/>
          <w:lang w:eastAsia="fr-CA"/>
        </w:rPr>
        <w:t>)</w:t>
      </w:r>
      <w:r w:rsidR="003A39F8">
        <w:rPr>
          <w:rFonts w:ascii="Arial-Black" w:hAnsi="Arial-Black" w:cs="Arial-Black"/>
          <w:sz w:val="20"/>
          <w:szCs w:val="20"/>
          <w:lang w:eastAsia="fr-CA"/>
        </w:rPr>
        <w:t xml:space="preserve"> avait demandé à France Cloutier</w:t>
      </w:r>
      <w:r w:rsidR="008E66A1">
        <w:rPr>
          <w:rFonts w:ascii="Arial-Black" w:hAnsi="Arial-Black" w:cs="Arial-Black"/>
          <w:sz w:val="20"/>
          <w:szCs w:val="20"/>
          <w:lang w:eastAsia="fr-CA"/>
        </w:rPr>
        <w:t xml:space="preserve"> (</w:t>
      </w:r>
      <w:r w:rsidR="008E66A1" w:rsidRPr="008E66A1">
        <w:rPr>
          <w:rFonts w:ascii="Arial" w:hAnsi="Arial" w:cs="Arial"/>
          <w:color w:val="000000"/>
          <w:sz w:val="20"/>
          <w:szCs w:val="20"/>
        </w:rPr>
        <w:t>Analyste de l'informatique)</w:t>
      </w:r>
      <w:r w:rsidR="003A39F8">
        <w:rPr>
          <w:rFonts w:ascii="Arial-Black" w:hAnsi="Arial-Black" w:cs="Arial-Black"/>
          <w:sz w:val="20"/>
          <w:szCs w:val="20"/>
          <w:lang w:eastAsia="fr-CA"/>
        </w:rPr>
        <w:t xml:space="preserve"> de faire appel à mes services</w:t>
      </w:r>
      <w:r w:rsidR="00425E22">
        <w:rPr>
          <w:rFonts w:ascii="Arial-Black" w:hAnsi="Arial-Black" w:cs="Arial-Black"/>
          <w:sz w:val="20"/>
          <w:szCs w:val="20"/>
          <w:lang w:eastAsia="fr-CA"/>
        </w:rPr>
        <w:t>,</w:t>
      </w:r>
      <w:r w:rsidR="003A39F8">
        <w:rPr>
          <w:rFonts w:ascii="Arial-Black" w:hAnsi="Arial-Black" w:cs="Arial-Black"/>
          <w:sz w:val="20"/>
          <w:szCs w:val="20"/>
          <w:lang w:eastAsia="fr-CA"/>
        </w:rPr>
        <w:t xml:space="preserve"> voyant que les techniciens du laboratoire </w:t>
      </w:r>
      <w:r w:rsidR="00F70346">
        <w:rPr>
          <w:rFonts w:ascii="Arial-Black" w:hAnsi="Arial-Black" w:cs="Arial-Black"/>
          <w:sz w:val="20"/>
          <w:szCs w:val="20"/>
          <w:lang w:eastAsia="fr-CA"/>
        </w:rPr>
        <w:t>n’avaient pas l’expertise requis</w:t>
      </w:r>
      <w:r w:rsidR="00425E22">
        <w:rPr>
          <w:rFonts w:ascii="Arial-Black" w:hAnsi="Arial-Black" w:cs="Arial-Black"/>
          <w:sz w:val="20"/>
          <w:szCs w:val="20"/>
          <w:lang w:eastAsia="fr-CA"/>
        </w:rPr>
        <w:t>e</w:t>
      </w:r>
      <w:r w:rsidR="00F70346">
        <w:rPr>
          <w:rFonts w:ascii="Arial-Black" w:hAnsi="Arial-Black" w:cs="Arial-Black"/>
          <w:sz w:val="20"/>
          <w:szCs w:val="20"/>
          <w:lang w:eastAsia="fr-CA"/>
        </w:rPr>
        <w:t>.</w:t>
      </w:r>
    </w:p>
    <w:p w:rsidR="004735E1" w:rsidRDefault="004735E1" w:rsidP="00BB0F2D">
      <w:pPr>
        <w:autoSpaceDE w:val="0"/>
        <w:autoSpaceDN w:val="0"/>
        <w:adjustRightInd w:val="0"/>
        <w:spacing w:after="0" w:line="240" w:lineRule="auto"/>
        <w:ind w:firstLine="705"/>
        <w:jc w:val="both"/>
        <w:rPr>
          <w:rFonts w:ascii="Arial-Black" w:hAnsi="Arial-Black" w:cs="Arial-Black"/>
          <w:sz w:val="20"/>
          <w:szCs w:val="20"/>
          <w:lang w:eastAsia="fr-CA"/>
        </w:rPr>
      </w:pPr>
    </w:p>
    <w:p w:rsidR="004735E1" w:rsidRDefault="004735E1" w:rsidP="00BB0F2D">
      <w:pPr>
        <w:autoSpaceDE w:val="0"/>
        <w:autoSpaceDN w:val="0"/>
        <w:adjustRightInd w:val="0"/>
        <w:spacing w:after="0" w:line="240" w:lineRule="auto"/>
        <w:ind w:firstLine="705"/>
        <w:jc w:val="both"/>
        <w:rPr>
          <w:rFonts w:ascii="Arial-Black" w:hAnsi="Arial-Black" w:cs="Arial-Black"/>
          <w:sz w:val="20"/>
          <w:szCs w:val="20"/>
          <w:lang w:eastAsia="fr-CA"/>
        </w:rPr>
      </w:pPr>
    </w:p>
    <w:p w:rsidR="004735E1" w:rsidRDefault="004735E1" w:rsidP="004735E1">
      <w:pPr>
        <w:autoSpaceDE w:val="0"/>
        <w:autoSpaceDN w:val="0"/>
        <w:adjustRightInd w:val="0"/>
        <w:spacing w:after="0" w:line="240" w:lineRule="auto"/>
        <w:ind w:left="705" w:hanging="705"/>
        <w:jc w:val="both"/>
        <w:rPr>
          <w:rFonts w:ascii="Arial" w:hAnsi="Arial" w:cs="Arial"/>
          <w:b/>
          <w:sz w:val="20"/>
          <w:szCs w:val="20"/>
          <w:lang w:eastAsia="fr-CA"/>
        </w:rPr>
      </w:pPr>
      <w:r>
        <w:rPr>
          <w:rFonts w:ascii="Arial-Black" w:hAnsi="Arial-Black" w:cs="Arial-Black"/>
          <w:b/>
          <w:lang w:eastAsia="fr-CA"/>
        </w:rPr>
        <w:t>II.</w:t>
      </w:r>
      <w:r>
        <w:rPr>
          <w:rFonts w:ascii="Arial-Black" w:hAnsi="Arial-Black" w:cs="Arial-Black"/>
          <w:b/>
          <w:lang w:eastAsia="fr-CA"/>
        </w:rPr>
        <w:tab/>
      </w:r>
      <w:r w:rsidRPr="004735E1">
        <w:rPr>
          <w:rFonts w:ascii="Arial" w:hAnsi="Arial" w:cs="Arial"/>
          <w:b/>
          <w:sz w:val="20"/>
          <w:szCs w:val="20"/>
          <w:lang w:eastAsia="fr-CA"/>
        </w:rPr>
        <w:t>S’il y a lieu, précisez les connaissances de type académique ou la formation requises pour les accomplir.</w:t>
      </w:r>
    </w:p>
    <w:p w:rsidR="004735E1" w:rsidRDefault="004735E1" w:rsidP="004735E1">
      <w:pPr>
        <w:autoSpaceDE w:val="0"/>
        <w:autoSpaceDN w:val="0"/>
        <w:adjustRightInd w:val="0"/>
        <w:spacing w:after="0" w:line="240" w:lineRule="auto"/>
        <w:ind w:left="705" w:hanging="705"/>
        <w:jc w:val="both"/>
        <w:rPr>
          <w:rFonts w:ascii="Arial-Black" w:hAnsi="Arial-Black" w:cs="Arial-Black"/>
          <w:b/>
          <w:sz w:val="20"/>
          <w:szCs w:val="20"/>
          <w:lang w:eastAsia="fr-CA"/>
        </w:rPr>
      </w:pPr>
    </w:p>
    <w:p w:rsidR="00B50E5C" w:rsidRDefault="00B50E5C" w:rsidP="00361FAE">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b/>
          <w:sz w:val="20"/>
          <w:szCs w:val="20"/>
          <w:lang w:eastAsia="fr-CA"/>
        </w:rPr>
        <w:tab/>
      </w:r>
      <w:r>
        <w:rPr>
          <w:rFonts w:ascii="Arial-Black" w:hAnsi="Arial-Black" w:cs="Arial-Black"/>
          <w:sz w:val="20"/>
          <w:szCs w:val="20"/>
          <w:lang w:eastAsia="fr-CA"/>
        </w:rPr>
        <w:t xml:space="preserve">Pour ce qui est des connaissances </w:t>
      </w:r>
      <w:r w:rsidR="00EC6467">
        <w:rPr>
          <w:rFonts w:ascii="Arial-Black" w:hAnsi="Arial-Black" w:cs="Arial-Black"/>
          <w:sz w:val="20"/>
          <w:szCs w:val="20"/>
          <w:lang w:eastAsia="fr-CA"/>
        </w:rPr>
        <w:t>liées</w:t>
      </w:r>
      <w:r>
        <w:rPr>
          <w:rFonts w:ascii="Arial-Black" w:hAnsi="Arial-Black" w:cs="Arial-Black"/>
          <w:sz w:val="20"/>
          <w:szCs w:val="20"/>
          <w:lang w:eastAsia="fr-CA"/>
        </w:rPr>
        <w:t xml:space="preserve"> </w:t>
      </w:r>
      <w:r w:rsidR="00C80AE8">
        <w:rPr>
          <w:rFonts w:ascii="Arial-Black" w:hAnsi="Arial-Black" w:cs="Arial-Black"/>
          <w:sz w:val="20"/>
          <w:szCs w:val="20"/>
          <w:lang w:eastAsia="fr-CA"/>
        </w:rPr>
        <w:t xml:space="preserve">à </w:t>
      </w:r>
      <w:r>
        <w:rPr>
          <w:rFonts w:ascii="Arial-Black" w:hAnsi="Arial-Black" w:cs="Arial-Black"/>
          <w:sz w:val="20"/>
          <w:szCs w:val="20"/>
          <w:lang w:eastAsia="fr-CA"/>
        </w:rPr>
        <w:t xml:space="preserve">l’utilisation des applications de montage vidéo, le </w:t>
      </w:r>
      <w:r w:rsidR="00C80AE8">
        <w:rPr>
          <w:rFonts w:ascii="Arial-Black" w:hAnsi="Arial-Black" w:cs="Arial-Black"/>
          <w:sz w:val="20"/>
          <w:szCs w:val="20"/>
          <w:lang w:eastAsia="fr-CA"/>
        </w:rPr>
        <w:t>Cégep</w:t>
      </w:r>
      <w:r w:rsidR="008E66A1">
        <w:rPr>
          <w:rFonts w:ascii="Arial-Black" w:hAnsi="Arial-Black" w:cs="Arial-Black"/>
          <w:sz w:val="20"/>
          <w:szCs w:val="20"/>
          <w:lang w:eastAsia="fr-CA"/>
        </w:rPr>
        <w:t xml:space="preserve"> du Vieux Montréal avec la formation en audiovisuel</w:t>
      </w:r>
      <w:r>
        <w:rPr>
          <w:rFonts w:ascii="Arial-Black" w:hAnsi="Arial-Black" w:cs="Arial-Black"/>
          <w:sz w:val="20"/>
          <w:szCs w:val="20"/>
          <w:lang w:eastAsia="fr-CA"/>
        </w:rPr>
        <w:t xml:space="preserve"> a été très profitable. Nous avons appris à travailler sur trois plateformes différentes : </w:t>
      </w:r>
      <w:proofErr w:type="spellStart"/>
      <w:r>
        <w:rPr>
          <w:rFonts w:ascii="Arial-Black" w:hAnsi="Arial-Black" w:cs="Arial-Black"/>
          <w:sz w:val="20"/>
          <w:szCs w:val="20"/>
          <w:lang w:eastAsia="fr-CA"/>
        </w:rPr>
        <w:t>Avid</w:t>
      </w:r>
      <w:proofErr w:type="spellEnd"/>
      <w:r>
        <w:rPr>
          <w:rFonts w:ascii="Arial-Black" w:hAnsi="Arial-Black" w:cs="Arial-Black"/>
          <w:sz w:val="20"/>
          <w:szCs w:val="20"/>
          <w:lang w:eastAsia="fr-CA"/>
        </w:rPr>
        <w:t xml:space="preserve">, Final </w:t>
      </w:r>
      <w:proofErr w:type="spellStart"/>
      <w:r>
        <w:rPr>
          <w:rFonts w:ascii="Arial-Black" w:hAnsi="Arial-Black" w:cs="Arial-Black"/>
          <w:sz w:val="20"/>
          <w:szCs w:val="20"/>
          <w:lang w:eastAsia="fr-CA"/>
        </w:rPr>
        <w:t>Cut</w:t>
      </w:r>
      <w:proofErr w:type="spellEnd"/>
      <w:r>
        <w:rPr>
          <w:rFonts w:ascii="Arial-Black" w:hAnsi="Arial-Black" w:cs="Arial-Black"/>
          <w:sz w:val="20"/>
          <w:szCs w:val="20"/>
          <w:lang w:eastAsia="fr-CA"/>
        </w:rPr>
        <w:t xml:space="preserve"> et </w:t>
      </w:r>
      <w:proofErr w:type="spellStart"/>
      <w:r>
        <w:rPr>
          <w:rFonts w:ascii="Arial-Black" w:hAnsi="Arial-Black" w:cs="Arial-Black"/>
          <w:sz w:val="20"/>
          <w:szCs w:val="20"/>
          <w:lang w:eastAsia="fr-CA"/>
        </w:rPr>
        <w:t>Premiere</w:t>
      </w:r>
      <w:proofErr w:type="spellEnd"/>
      <w:r>
        <w:rPr>
          <w:rFonts w:ascii="Arial-Black" w:hAnsi="Arial-Black" w:cs="Arial-Black"/>
          <w:sz w:val="20"/>
          <w:szCs w:val="20"/>
          <w:lang w:eastAsia="fr-CA"/>
        </w:rPr>
        <w:t>. Pour le dépannage et la configuration d’</w:t>
      </w:r>
      <w:proofErr w:type="spellStart"/>
      <w:r>
        <w:rPr>
          <w:rFonts w:ascii="Arial-Black" w:hAnsi="Arial-Black" w:cs="Arial-Black"/>
          <w:sz w:val="20"/>
          <w:szCs w:val="20"/>
          <w:lang w:eastAsia="fr-CA"/>
        </w:rPr>
        <w:t>Avid</w:t>
      </w:r>
      <w:proofErr w:type="spellEnd"/>
      <w:r>
        <w:rPr>
          <w:rFonts w:ascii="Arial-Black" w:hAnsi="Arial-Black" w:cs="Arial-Black"/>
          <w:sz w:val="20"/>
          <w:szCs w:val="20"/>
          <w:lang w:eastAsia="fr-CA"/>
        </w:rPr>
        <w:t>, CEV m’a donné le nécessaire afin que je puisse progresser.</w:t>
      </w:r>
      <w:r w:rsidR="002670AF">
        <w:rPr>
          <w:rFonts w:ascii="Arial-Black" w:hAnsi="Arial-Black" w:cs="Arial-Black"/>
          <w:sz w:val="20"/>
          <w:szCs w:val="20"/>
          <w:lang w:eastAsia="fr-CA"/>
        </w:rPr>
        <w:t xml:space="preserve"> Certain</w:t>
      </w:r>
      <w:r w:rsidR="00296802">
        <w:rPr>
          <w:rFonts w:ascii="Arial-Black" w:hAnsi="Arial-Black" w:cs="Arial-Black"/>
          <w:sz w:val="20"/>
          <w:szCs w:val="20"/>
          <w:lang w:eastAsia="fr-CA"/>
        </w:rPr>
        <w:t xml:space="preserve">es </w:t>
      </w:r>
      <w:r w:rsidR="002670AF">
        <w:rPr>
          <w:rFonts w:ascii="Arial-Black" w:hAnsi="Arial-Black" w:cs="Arial-Black"/>
          <w:sz w:val="20"/>
          <w:szCs w:val="20"/>
          <w:lang w:eastAsia="fr-CA"/>
        </w:rPr>
        <w:t>information</w:t>
      </w:r>
      <w:r w:rsidR="00296802">
        <w:rPr>
          <w:rFonts w:ascii="Arial-Black" w:hAnsi="Arial-Black" w:cs="Arial-Black"/>
          <w:sz w:val="20"/>
          <w:szCs w:val="20"/>
          <w:lang w:eastAsia="fr-CA"/>
        </w:rPr>
        <w:t>s</w:t>
      </w:r>
      <w:r w:rsidR="002670AF">
        <w:rPr>
          <w:rFonts w:ascii="Arial-Black" w:hAnsi="Arial-Black" w:cs="Arial-Black"/>
          <w:sz w:val="20"/>
          <w:szCs w:val="20"/>
          <w:lang w:eastAsia="fr-CA"/>
        </w:rPr>
        <w:t xml:space="preserve"> technique</w:t>
      </w:r>
      <w:r w:rsidR="00296802">
        <w:rPr>
          <w:rFonts w:ascii="Arial-Black" w:hAnsi="Arial-Black" w:cs="Arial-Black"/>
          <w:sz w:val="20"/>
          <w:szCs w:val="20"/>
          <w:lang w:eastAsia="fr-CA"/>
        </w:rPr>
        <w:t>s sont présentées dans des séminaires</w:t>
      </w:r>
      <w:r w:rsidR="002670AF">
        <w:rPr>
          <w:rFonts w:ascii="Arial-Black" w:hAnsi="Arial-Black" w:cs="Arial-Black"/>
          <w:sz w:val="20"/>
          <w:szCs w:val="20"/>
          <w:lang w:eastAsia="fr-CA"/>
        </w:rPr>
        <w:t xml:space="preserve"> </w:t>
      </w:r>
      <w:r w:rsidR="0000660B">
        <w:rPr>
          <w:rFonts w:ascii="Arial-Black" w:hAnsi="Arial-Black" w:cs="Arial-Black"/>
          <w:sz w:val="20"/>
          <w:szCs w:val="20"/>
          <w:lang w:eastAsia="fr-CA"/>
        </w:rPr>
        <w:t>tels</w:t>
      </w:r>
      <w:r w:rsidR="002670AF">
        <w:rPr>
          <w:rFonts w:ascii="Arial-Black" w:hAnsi="Arial-Black" w:cs="Arial-Black"/>
          <w:sz w:val="20"/>
          <w:szCs w:val="20"/>
          <w:lang w:eastAsia="fr-CA"/>
        </w:rPr>
        <w:t xml:space="preserve"> que les nouveaux CODEC, </w:t>
      </w:r>
      <w:r w:rsidR="00EC6467">
        <w:rPr>
          <w:rFonts w:ascii="Arial-Black" w:hAnsi="Arial-Black" w:cs="Arial-Black"/>
          <w:sz w:val="20"/>
          <w:szCs w:val="20"/>
          <w:lang w:eastAsia="fr-CA"/>
        </w:rPr>
        <w:t>les nouveaux</w:t>
      </w:r>
      <w:r w:rsidR="002670AF">
        <w:rPr>
          <w:rFonts w:ascii="Arial-Black" w:hAnsi="Arial-Black" w:cs="Arial-Black"/>
          <w:sz w:val="20"/>
          <w:szCs w:val="20"/>
          <w:lang w:eastAsia="fr-CA"/>
        </w:rPr>
        <w:t xml:space="preserve"> appareil</w:t>
      </w:r>
      <w:r w:rsidR="00EC6467">
        <w:rPr>
          <w:rFonts w:ascii="Arial-Black" w:hAnsi="Arial-Black" w:cs="Arial-Black"/>
          <w:sz w:val="20"/>
          <w:szCs w:val="20"/>
          <w:lang w:eastAsia="fr-CA"/>
        </w:rPr>
        <w:t>s et</w:t>
      </w:r>
      <w:r w:rsidR="002670AF">
        <w:rPr>
          <w:rFonts w:ascii="Arial-Black" w:hAnsi="Arial-Black" w:cs="Arial-Black"/>
          <w:sz w:val="20"/>
          <w:szCs w:val="20"/>
          <w:lang w:eastAsia="fr-CA"/>
        </w:rPr>
        <w:t xml:space="preserve"> </w:t>
      </w:r>
      <w:r w:rsidR="00EC6467">
        <w:rPr>
          <w:rFonts w:ascii="Arial-Black" w:hAnsi="Arial-Black" w:cs="Arial-Black"/>
          <w:sz w:val="20"/>
          <w:szCs w:val="20"/>
          <w:lang w:eastAsia="fr-CA"/>
        </w:rPr>
        <w:t xml:space="preserve">les </w:t>
      </w:r>
      <w:r w:rsidR="002670AF">
        <w:rPr>
          <w:rFonts w:ascii="Arial-Black" w:hAnsi="Arial-Black" w:cs="Arial-Black"/>
          <w:sz w:val="20"/>
          <w:szCs w:val="20"/>
          <w:lang w:eastAsia="fr-CA"/>
        </w:rPr>
        <w:t>nouveaux logiciels</w:t>
      </w:r>
      <w:r w:rsidR="00296802">
        <w:rPr>
          <w:rFonts w:ascii="Arial-Black" w:hAnsi="Arial-Black" w:cs="Arial-Black"/>
          <w:sz w:val="20"/>
          <w:szCs w:val="20"/>
          <w:lang w:eastAsia="fr-CA"/>
        </w:rPr>
        <w:t>. Ces derniers permett</w:t>
      </w:r>
      <w:r w:rsidR="00795F3C">
        <w:rPr>
          <w:rFonts w:ascii="Arial-Black" w:hAnsi="Arial-Black" w:cs="Arial-Black"/>
          <w:sz w:val="20"/>
          <w:szCs w:val="20"/>
          <w:lang w:eastAsia="fr-CA"/>
        </w:rPr>
        <w:t>ent</w:t>
      </w:r>
      <w:r w:rsidR="00296802">
        <w:rPr>
          <w:rFonts w:ascii="Arial-Black" w:hAnsi="Arial-Black" w:cs="Arial-Black"/>
          <w:sz w:val="20"/>
          <w:szCs w:val="20"/>
          <w:lang w:eastAsia="fr-CA"/>
        </w:rPr>
        <w:t xml:space="preserve"> de se maintenir à jour sur les nouveaux produits.</w:t>
      </w:r>
      <w:r w:rsidR="002670AF">
        <w:rPr>
          <w:rFonts w:ascii="Arial-Black" w:hAnsi="Arial-Black" w:cs="Arial-Black"/>
          <w:sz w:val="20"/>
          <w:szCs w:val="20"/>
          <w:lang w:eastAsia="fr-CA"/>
        </w:rPr>
        <w:t xml:space="preserve">   </w:t>
      </w:r>
      <w:r>
        <w:rPr>
          <w:rFonts w:ascii="Arial-Black" w:hAnsi="Arial-Black" w:cs="Arial-Black"/>
          <w:sz w:val="20"/>
          <w:szCs w:val="20"/>
          <w:lang w:eastAsia="fr-CA"/>
        </w:rPr>
        <w:t xml:space="preserve"> </w:t>
      </w:r>
    </w:p>
    <w:p w:rsidR="00B50E5C" w:rsidRDefault="00B50E5C" w:rsidP="004735E1">
      <w:pPr>
        <w:autoSpaceDE w:val="0"/>
        <w:autoSpaceDN w:val="0"/>
        <w:adjustRightInd w:val="0"/>
        <w:spacing w:after="0" w:line="240" w:lineRule="auto"/>
        <w:ind w:left="705" w:hanging="705"/>
        <w:jc w:val="both"/>
        <w:rPr>
          <w:rFonts w:ascii="Arial-Black" w:hAnsi="Arial-Black" w:cs="Arial-Black"/>
          <w:sz w:val="20"/>
          <w:szCs w:val="20"/>
          <w:lang w:eastAsia="fr-CA"/>
        </w:rPr>
      </w:pPr>
    </w:p>
    <w:p w:rsidR="00B50E5C" w:rsidRDefault="00B50E5C" w:rsidP="00361FAE">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ab/>
        <w:t>L’</w:t>
      </w:r>
      <w:r w:rsidR="002670AF">
        <w:rPr>
          <w:rFonts w:ascii="Arial-Black" w:hAnsi="Arial-Black" w:cs="Arial-Black"/>
          <w:sz w:val="20"/>
          <w:szCs w:val="20"/>
          <w:lang w:eastAsia="fr-CA"/>
        </w:rPr>
        <w:t>apprentissage des</w:t>
      </w:r>
      <w:r>
        <w:rPr>
          <w:rFonts w:ascii="Arial-Black" w:hAnsi="Arial-Black" w:cs="Arial-Black"/>
          <w:sz w:val="20"/>
          <w:szCs w:val="20"/>
          <w:lang w:eastAsia="fr-CA"/>
        </w:rPr>
        <w:t xml:space="preserve"> système</w:t>
      </w:r>
      <w:r w:rsidR="002670AF">
        <w:rPr>
          <w:rFonts w:ascii="Arial-Black" w:hAnsi="Arial-Black" w:cs="Arial-Black"/>
          <w:sz w:val="20"/>
          <w:szCs w:val="20"/>
          <w:lang w:eastAsia="fr-CA"/>
        </w:rPr>
        <w:t>s</w:t>
      </w:r>
      <w:r>
        <w:rPr>
          <w:rFonts w:ascii="Arial-Black" w:hAnsi="Arial-Black" w:cs="Arial-Black"/>
          <w:sz w:val="20"/>
          <w:szCs w:val="20"/>
          <w:lang w:eastAsia="fr-CA"/>
        </w:rPr>
        <w:t xml:space="preserve"> d’</w:t>
      </w:r>
      <w:r w:rsidR="002670AF">
        <w:rPr>
          <w:rFonts w:ascii="Arial-Black" w:hAnsi="Arial-Black" w:cs="Arial-Black"/>
          <w:sz w:val="20"/>
          <w:szCs w:val="20"/>
          <w:lang w:eastAsia="fr-CA"/>
        </w:rPr>
        <w:t>exploitation</w:t>
      </w:r>
      <w:r w:rsidR="00EC6467">
        <w:rPr>
          <w:rFonts w:ascii="Arial-Black" w:hAnsi="Arial-Black" w:cs="Arial-Black"/>
          <w:sz w:val="20"/>
          <w:szCs w:val="20"/>
          <w:lang w:eastAsia="fr-CA"/>
        </w:rPr>
        <w:t xml:space="preserve"> comme Windows XP et </w:t>
      </w:r>
      <w:r w:rsidR="00DB404F">
        <w:rPr>
          <w:rFonts w:ascii="Arial-Black" w:hAnsi="Arial-Black" w:cs="Arial-Black"/>
          <w:sz w:val="20"/>
          <w:szCs w:val="20"/>
          <w:lang w:eastAsia="fr-CA"/>
        </w:rPr>
        <w:t xml:space="preserve">7 </w:t>
      </w:r>
      <w:r w:rsidR="00EC6467">
        <w:rPr>
          <w:rFonts w:ascii="Arial-Black" w:hAnsi="Arial-Black" w:cs="Arial-Black"/>
          <w:sz w:val="20"/>
          <w:szCs w:val="20"/>
          <w:lang w:eastAsia="fr-CA"/>
        </w:rPr>
        <w:t>m’</w:t>
      </w:r>
      <w:r w:rsidR="00795F3C">
        <w:rPr>
          <w:rFonts w:ascii="Arial-Black" w:hAnsi="Arial-Black" w:cs="Arial-Black"/>
          <w:sz w:val="20"/>
          <w:szCs w:val="20"/>
          <w:lang w:eastAsia="fr-CA"/>
        </w:rPr>
        <w:t>a</w:t>
      </w:r>
      <w:r>
        <w:rPr>
          <w:rFonts w:ascii="Arial-Black" w:hAnsi="Arial-Black" w:cs="Arial-Black"/>
          <w:sz w:val="20"/>
          <w:szCs w:val="20"/>
          <w:lang w:eastAsia="fr-CA"/>
        </w:rPr>
        <w:t xml:space="preserve"> été  </w:t>
      </w:r>
      <w:r w:rsidR="00795F3C">
        <w:rPr>
          <w:rFonts w:ascii="Arial-Black" w:hAnsi="Arial-Black" w:cs="Arial-Black"/>
          <w:sz w:val="20"/>
          <w:szCs w:val="20"/>
          <w:lang w:eastAsia="fr-CA"/>
        </w:rPr>
        <w:t>possible grâce à</w:t>
      </w:r>
      <w:r w:rsidR="002670AF">
        <w:rPr>
          <w:rFonts w:ascii="Arial-Black" w:hAnsi="Arial-Black" w:cs="Arial-Black"/>
          <w:sz w:val="20"/>
          <w:szCs w:val="20"/>
          <w:lang w:eastAsia="fr-CA"/>
        </w:rPr>
        <w:t xml:space="preserve"> de</w:t>
      </w:r>
      <w:r w:rsidR="00795F3C">
        <w:rPr>
          <w:rFonts w:ascii="Arial-Black" w:hAnsi="Arial-Black" w:cs="Arial-Black"/>
          <w:sz w:val="20"/>
          <w:szCs w:val="20"/>
          <w:lang w:eastAsia="fr-CA"/>
        </w:rPr>
        <w:t>s</w:t>
      </w:r>
      <w:r w:rsidR="002670AF">
        <w:rPr>
          <w:rFonts w:ascii="Arial-Black" w:hAnsi="Arial-Black" w:cs="Arial-Black"/>
          <w:sz w:val="20"/>
          <w:szCs w:val="20"/>
          <w:lang w:eastAsia="fr-CA"/>
        </w:rPr>
        <w:t xml:space="preserve"> formation</w:t>
      </w:r>
      <w:r w:rsidR="00795F3C">
        <w:rPr>
          <w:rFonts w:ascii="Arial-Black" w:hAnsi="Arial-Black" w:cs="Arial-Black"/>
          <w:sz w:val="20"/>
          <w:szCs w:val="20"/>
          <w:lang w:eastAsia="fr-CA"/>
        </w:rPr>
        <w:t>s</w:t>
      </w:r>
      <w:r w:rsidR="002670AF">
        <w:rPr>
          <w:rFonts w:ascii="Arial-Black" w:hAnsi="Arial-Black" w:cs="Arial-Black"/>
          <w:sz w:val="20"/>
          <w:szCs w:val="20"/>
          <w:lang w:eastAsia="fr-CA"/>
        </w:rPr>
        <w:t xml:space="preserve"> de quelque</w:t>
      </w:r>
      <w:r w:rsidR="00EC6467">
        <w:rPr>
          <w:rFonts w:ascii="Arial-Black" w:hAnsi="Arial-Black" w:cs="Arial-Black"/>
          <w:sz w:val="20"/>
          <w:szCs w:val="20"/>
          <w:lang w:eastAsia="fr-CA"/>
        </w:rPr>
        <w:t>s</w:t>
      </w:r>
      <w:r w:rsidR="002670AF">
        <w:rPr>
          <w:rFonts w:ascii="Arial-Black" w:hAnsi="Arial-Black" w:cs="Arial-Black"/>
          <w:sz w:val="20"/>
          <w:szCs w:val="20"/>
          <w:lang w:eastAsia="fr-CA"/>
        </w:rPr>
        <w:t xml:space="preserve"> jours</w:t>
      </w:r>
      <w:r w:rsidR="00543FE2">
        <w:rPr>
          <w:rFonts w:ascii="Arial-Black" w:hAnsi="Arial-Black" w:cs="Arial-Black"/>
          <w:sz w:val="20"/>
          <w:szCs w:val="20"/>
          <w:lang w:eastAsia="fr-CA"/>
        </w:rPr>
        <w:t xml:space="preserve"> (Exemple : Chez </w:t>
      </w:r>
      <w:proofErr w:type="spellStart"/>
      <w:r w:rsidR="00543FE2">
        <w:rPr>
          <w:rFonts w:ascii="Arial-Black" w:hAnsi="Arial-Black" w:cs="Arial-Black"/>
          <w:sz w:val="20"/>
          <w:szCs w:val="20"/>
          <w:lang w:eastAsia="fr-CA"/>
        </w:rPr>
        <w:t>Technologia</w:t>
      </w:r>
      <w:proofErr w:type="spellEnd"/>
      <w:r w:rsidR="00543FE2">
        <w:rPr>
          <w:rFonts w:ascii="Arial-Black" w:hAnsi="Arial-Black" w:cs="Arial-Black"/>
          <w:sz w:val="20"/>
          <w:szCs w:val="20"/>
          <w:lang w:eastAsia="fr-CA"/>
        </w:rPr>
        <w:t>, Administration Windows 7 en entreprise)</w:t>
      </w:r>
      <w:r w:rsidR="002670AF">
        <w:rPr>
          <w:rFonts w:ascii="Arial-Black" w:hAnsi="Arial-Black" w:cs="Arial-Black"/>
          <w:sz w:val="20"/>
          <w:szCs w:val="20"/>
          <w:lang w:eastAsia="fr-CA"/>
        </w:rPr>
        <w:t>. Mes collèg</w:t>
      </w:r>
      <w:r w:rsidR="00795F3C">
        <w:rPr>
          <w:rFonts w:ascii="Arial-Black" w:hAnsi="Arial-Black" w:cs="Arial-Black"/>
          <w:sz w:val="20"/>
          <w:szCs w:val="20"/>
          <w:lang w:eastAsia="fr-CA"/>
        </w:rPr>
        <w:t>u</w:t>
      </w:r>
      <w:r w:rsidR="002670AF">
        <w:rPr>
          <w:rFonts w:ascii="Arial-Black" w:hAnsi="Arial-Black" w:cs="Arial-Black"/>
          <w:sz w:val="20"/>
          <w:szCs w:val="20"/>
          <w:lang w:eastAsia="fr-CA"/>
        </w:rPr>
        <w:t>es Jacques Desrochers et Alain Provost</w:t>
      </w:r>
      <w:r>
        <w:rPr>
          <w:rFonts w:ascii="Arial-Black" w:hAnsi="Arial-Black" w:cs="Arial-Black"/>
          <w:sz w:val="20"/>
          <w:szCs w:val="20"/>
          <w:lang w:eastAsia="fr-CA"/>
        </w:rPr>
        <w:t xml:space="preserve"> </w:t>
      </w:r>
      <w:r w:rsidR="002670AF">
        <w:rPr>
          <w:rFonts w:ascii="Arial-Black" w:hAnsi="Arial-Black" w:cs="Arial-Black"/>
          <w:sz w:val="20"/>
          <w:szCs w:val="20"/>
          <w:lang w:eastAsia="fr-CA"/>
        </w:rPr>
        <w:t xml:space="preserve">m’ont aussi </w:t>
      </w:r>
      <w:r w:rsidR="00795F3C">
        <w:rPr>
          <w:rFonts w:ascii="Arial-Black" w:hAnsi="Arial-Black" w:cs="Arial-Black"/>
          <w:sz w:val="20"/>
          <w:szCs w:val="20"/>
          <w:lang w:eastAsia="fr-CA"/>
        </w:rPr>
        <w:t>transmis</w:t>
      </w:r>
      <w:r w:rsidR="002670AF">
        <w:rPr>
          <w:rFonts w:ascii="Arial-Black" w:hAnsi="Arial-Black" w:cs="Arial-Black"/>
          <w:sz w:val="20"/>
          <w:szCs w:val="20"/>
          <w:lang w:eastAsia="fr-CA"/>
        </w:rPr>
        <w:t xml:space="preserve"> beaucoup de leurs connaissances afin que je puisse être efficace </w:t>
      </w:r>
      <w:r w:rsidR="00795F3C">
        <w:rPr>
          <w:rFonts w:ascii="Arial-Black" w:hAnsi="Arial-Black" w:cs="Arial-Black"/>
          <w:sz w:val="20"/>
          <w:szCs w:val="20"/>
          <w:lang w:eastAsia="fr-CA"/>
        </w:rPr>
        <w:t>dans</w:t>
      </w:r>
      <w:r w:rsidR="002670AF">
        <w:rPr>
          <w:rFonts w:ascii="Arial-Black" w:hAnsi="Arial-Black" w:cs="Arial-Black"/>
          <w:sz w:val="20"/>
          <w:szCs w:val="20"/>
          <w:lang w:eastAsia="fr-CA"/>
        </w:rPr>
        <w:t xml:space="preserve"> les </w:t>
      </w:r>
      <w:r w:rsidR="00795F3C">
        <w:rPr>
          <w:rFonts w:ascii="Arial-Black" w:hAnsi="Arial-Black" w:cs="Arial-Black"/>
          <w:sz w:val="20"/>
          <w:szCs w:val="20"/>
          <w:lang w:eastAsia="fr-CA"/>
        </w:rPr>
        <w:t>tâches</w:t>
      </w:r>
      <w:r w:rsidR="002670AF">
        <w:rPr>
          <w:rFonts w:ascii="Arial-Black" w:hAnsi="Arial-Black" w:cs="Arial-Black"/>
          <w:sz w:val="20"/>
          <w:szCs w:val="20"/>
          <w:lang w:eastAsia="fr-CA"/>
        </w:rPr>
        <w:t xml:space="preserve"> que</w:t>
      </w:r>
      <w:r w:rsidR="00ED236D">
        <w:rPr>
          <w:rFonts w:ascii="Arial-Black" w:hAnsi="Arial-Black" w:cs="Arial-Black"/>
          <w:sz w:val="20"/>
          <w:szCs w:val="20"/>
          <w:lang w:eastAsia="fr-CA"/>
        </w:rPr>
        <w:t>, encore aujourd’hui,</w:t>
      </w:r>
      <w:r w:rsidR="002670AF">
        <w:rPr>
          <w:rFonts w:ascii="Arial-Black" w:hAnsi="Arial-Black" w:cs="Arial-Black"/>
          <w:sz w:val="20"/>
          <w:szCs w:val="20"/>
          <w:lang w:eastAsia="fr-CA"/>
        </w:rPr>
        <w:t xml:space="preserve"> </w:t>
      </w:r>
      <w:r w:rsidR="00ED236D">
        <w:rPr>
          <w:rFonts w:ascii="Arial-Black" w:hAnsi="Arial-Black" w:cs="Arial-Black"/>
          <w:sz w:val="20"/>
          <w:szCs w:val="20"/>
          <w:lang w:eastAsia="fr-CA"/>
        </w:rPr>
        <w:t>je dois</w:t>
      </w:r>
      <w:r w:rsidR="002670AF">
        <w:rPr>
          <w:rFonts w:ascii="Arial-Black" w:hAnsi="Arial-Black" w:cs="Arial-Black"/>
          <w:sz w:val="20"/>
          <w:szCs w:val="20"/>
          <w:lang w:eastAsia="fr-CA"/>
        </w:rPr>
        <w:t xml:space="preserve"> accomplir.</w:t>
      </w:r>
    </w:p>
    <w:p w:rsidR="002670AF" w:rsidRDefault="002670AF" w:rsidP="004735E1">
      <w:pPr>
        <w:autoSpaceDE w:val="0"/>
        <w:autoSpaceDN w:val="0"/>
        <w:adjustRightInd w:val="0"/>
        <w:spacing w:after="0" w:line="240" w:lineRule="auto"/>
        <w:ind w:left="705" w:hanging="705"/>
        <w:jc w:val="both"/>
        <w:rPr>
          <w:rFonts w:ascii="Arial-Black" w:hAnsi="Arial-Black" w:cs="Arial-Black"/>
          <w:sz w:val="20"/>
          <w:szCs w:val="20"/>
          <w:lang w:eastAsia="fr-CA"/>
        </w:rPr>
      </w:pPr>
    </w:p>
    <w:p w:rsidR="002670AF" w:rsidRPr="00B50E5C" w:rsidRDefault="002670AF" w:rsidP="00361FAE">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ab/>
        <w:t>Le DEP</w:t>
      </w:r>
      <w:r w:rsidR="00543FE2">
        <w:rPr>
          <w:rFonts w:ascii="Arial-Black" w:hAnsi="Arial-Black" w:cs="Arial-Black"/>
          <w:sz w:val="20"/>
          <w:szCs w:val="20"/>
          <w:lang w:eastAsia="fr-CA"/>
        </w:rPr>
        <w:t xml:space="preserve"> en réparation d’appareils audiovisuels</w:t>
      </w:r>
      <w:r>
        <w:rPr>
          <w:rFonts w:ascii="Arial-Black" w:hAnsi="Arial-Black" w:cs="Arial-Black"/>
          <w:sz w:val="20"/>
          <w:szCs w:val="20"/>
          <w:lang w:eastAsia="fr-CA"/>
        </w:rPr>
        <w:t xml:space="preserve"> m’a permi</w:t>
      </w:r>
      <w:r w:rsidR="00D95634">
        <w:rPr>
          <w:rFonts w:ascii="Arial-Black" w:hAnsi="Arial-Black" w:cs="Arial-Black"/>
          <w:sz w:val="20"/>
          <w:szCs w:val="20"/>
          <w:lang w:eastAsia="fr-CA"/>
        </w:rPr>
        <w:t>s</w:t>
      </w:r>
      <w:r>
        <w:rPr>
          <w:rFonts w:ascii="Arial-Black" w:hAnsi="Arial-Black" w:cs="Arial-Black"/>
          <w:sz w:val="20"/>
          <w:szCs w:val="20"/>
          <w:lang w:eastAsia="fr-CA"/>
        </w:rPr>
        <w:t xml:space="preserve"> d’effectuer la maintenance et la réparation nécessaire pour le bon fonctionnement des salles de montage et des régies. </w:t>
      </w:r>
    </w:p>
    <w:p w:rsidR="004735E1" w:rsidRPr="004735E1" w:rsidRDefault="004735E1" w:rsidP="004735E1">
      <w:pPr>
        <w:autoSpaceDE w:val="0"/>
        <w:autoSpaceDN w:val="0"/>
        <w:adjustRightInd w:val="0"/>
        <w:spacing w:after="0" w:line="240" w:lineRule="auto"/>
        <w:ind w:left="705" w:hanging="705"/>
        <w:jc w:val="both"/>
        <w:rPr>
          <w:rFonts w:ascii="Arial-Black" w:hAnsi="Arial-Black" w:cs="Arial-Black"/>
          <w:sz w:val="20"/>
          <w:szCs w:val="20"/>
          <w:lang w:eastAsia="fr-CA"/>
        </w:rPr>
      </w:pPr>
      <w:r>
        <w:rPr>
          <w:rFonts w:ascii="Arial-Black" w:hAnsi="Arial-Black" w:cs="Arial-Black"/>
          <w:b/>
          <w:sz w:val="20"/>
          <w:szCs w:val="20"/>
          <w:lang w:eastAsia="fr-CA"/>
        </w:rPr>
        <w:tab/>
      </w:r>
    </w:p>
    <w:p w:rsidR="000570FC" w:rsidRPr="00D20182" w:rsidRDefault="00296802" w:rsidP="00296802">
      <w:pPr>
        <w:autoSpaceDE w:val="0"/>
        <w:autoSpaceDN w:val="0"/>
        <w:adjustRightInd w:val="0"/>
        <w:spacing w:after="0" w:line="240" w:lineRule="auto"/>
        <w:ind w:left="705" w:hanging="705"/>
        <w:jc w:val="both"/>
        <w:rPr>
          <w:rFonts w:ascii="Arial-Black" w:hAnsi="Arial-Black" w:cs="Arial-Black"/>
          <w:sz w:val="20"/>
          <w:szCs w:val="20"/>
          <w:lang w:eastAsia="fr-CA"/>
        </w:rPr>
      </w:pPr>
      <w:r w:rsidRPr="00296802">
        <w:rPr>
          <w:rFonts w:ascii="Arial-Black" w:hAnsi="Arial-Black" w:cs="Arial-Black"/>
          <w:b/>
          <w:sz w:val="20"/>
          <w:szCs w:val="20"/>
          <w:lang w:eastAsia="fr-CA"/>
        </w:rPr>
        <w:t>III.</w:t>
      </w:r>
      <w:r>
        <w:rPr>
          <w:rFonts w:ascii="Arial-Black" w:hAnsi="Arial-Black" w:cs="Arial-Black"/>
          <w:sz w:val="20"/>
          <w:szCs w:val="20"/>
          <w:lang w:eastAsia="fr-CA"/>
        </w:rPr>
        <w:t xml:space="preserve"> </w:t>
      </w:r>
      <w:r>
        <w:rPr>
          <w:rFonts w:ascii="Arial-Black" w:hAnsi="Arial-Black" w:cs="Arial-Black"/>
          <w:sz w:val="20"/>
          <w:szCs w:val="20"/>
          <w:lang w:eastAsia="fr-CA"/>
        </w:rPr>
        <w:tab/>
      </w:r>
      <w:r w:rsidRPr="00296802">
        <w:rPr>
          <w:rFonts w:ascii="Arial" w:hAnsi="Arial" w:cs="Arial"/>
          <w:b/>
          <w:sz w:val="20"/>
          <w:szCs w:val="20"/>
          <w:lang w:eastAsia="fr-CA"/>
        </w:rPr>
        <w:t>Précisez les connaissances pratiques et les apprentissages nécessaires pour les accomplir.</w:t>
      </w:r>
    </w:p>
    <w:p w:rsidR="00D22A74" w:rsidRDefault="00D22A74" w:rsidP="002B7130">
      <w:pPr>
        <w:autoSpaceDE w:val="0"/>
        <w:autoSpaceDN w:val="0"/>
        <w:adjustRightInd w:val="0"/>
        <w:spacing w:after="0" w:line="240" w:lineRule="auto"/>
        <w:jc w:val="both"/>
        <w:rPr>
          <w:rFonts w:ascii="Arial-Black" w:hAnsi="Arial-Black" w:cs="Arial-Black"/>
          <w:b/>
          <w:lang w:eastAsia="fr-CA"/>
        </w:rPr>
      </w:pPr>
      <w:r>
        <w:rPr>
          <w:rFonts w:ascii="Arial-Black" w:hAnsi="Arial-Black" w:cs="Arial-Black"/>
          <w:b/>
          <w:lang w:eastAsia="fr-CA"/>
        </w:rPr>
        <w:tab/>
      </w:r>
    </w:p>
    <w:p w:rsidR="000570FC" w:rsidRDefault="00296802" w:rsidP="00361FAE">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b/>
          <w:lang w:eastAsia="fr-CA"/>
        </w:rPr>
        <w:tab/>
      </w:r>
      <w:r>
        <w:rPr>
          <w:rFonts w:ascii="Arial-Black" w:hAnsi="Arial-Black" w:cs="Arial-Black"/>
          <w:sz w:val="20"/>
          <w:szCs w:val="20"/>
          <w:lang w:eastAsia="fr-CA"/>
        </w:rPr>
        <w:t>Des connaissances en informatique de ni</w:t>
      </w:r>
      <w:r w:rsidR="007D6727">
        <w:rPr>
          <w:rFonts w:ascii="Arial-Black" w:hAnsi="Arial-Black" w:cs="Arial-Black"/>
          <w:sz w:val="20"/>
          <w:szCs w:val="20"/>
          <w:lang w:eastAsia="fr-CA"/>
        </w:rPr>
        <w:t>veau avancé</w:t>
      </w:r>
      <w:r w:rsidR="008E66A1">
        <w:rPr>
          <w:rFonts w:ascii="Arial-Black" w:hAnsi="Arial-Black" w:cs="Arial-Black"/>
          <w:sz w:val="20"/>
          <w:szCs w:val="20"/>
          <w:lang w:eastAsia="fr-CA"/>
        </w:rPr>
        <w:t xml:space="preserve"> adapté</w:t>
      </w:r>
      <w:r w:rsidR="00CB33D1">
        <w:rPr>
          <w:rFonts w:ascii="Arial-Black" w:hAnsi="Arial-Black" w:cs="Arial-Black"/>
          <w:sz w:val="20"/>
          <w:szCs w:val="20"/>
          <w:lang w:eastAsia="fr-CA"/>
        </w:rPr>
        <w:t>es</w:t>
      </w:r>
      <w:r w:rsidR="008E66A1">
        <w:rPr>
          <w:rFonts w:ascii="Arial-Black" w:hAnsi="Arial-Black" w:cs="Arial-Black"/>
          <w:sz w:val="20"/>
          <w:szCs w:val="20"/>
          <w:lang w:eastAsia="fr-CA"/>
        </w:rPr>
        <w:t xml:space="preserve"> aux applications audiovisuel et multimédia</w:t>
      </w:r>
      <w:r w:rsidR="007D6727">
        <w:rPr>
          <w:rFonts w:ascii="Arial-Black" w:hAnsi="Arial-Black" w:cs="Arial-Black"/>
          <w:sz w:val="20"/>
          <w:szCs w:val="20"/>
          <w:lang w:eastAsia="fr-CA"/>
        </w:rPr>
        <w:t xml:space="preserve"> sont nécessaires</w:t>
      </w:r>
      <w:r w:rsidR="00970640">
        <w:rPr>
          <w:rFonts w:ascii="Arial-Black" w:hAnsi="Arial-Black" w:cs="Arial-Black"/>
          <w:sz w:val="20"/>
          <w:szCs w:val="20"/>
          <w:lang w:eastAsia="fr-CA"/>
        </w:rPr>
        <w:t xml:space="preserve"> tel que la g</w:t>
      </w:r>
      <w:r w:rsidR="00543FE2">
        <w:rPr>
          <w:rFonts w:ascii="Arial-Black" w:hAnsi="Arial-Black" w:cs="Arial-Black"/>
          <w:sz w:val="20"/>
          <w:szCs w:val="20"/>
          <w:lang w:eastAsia="fr-CA"/>
        </w:rPr>
        <w:t>estion des GPO/GPP, de</w:t>
      </w:r>
      <w:r w:rsidR="00970640">
        <w:rPr>
          <w:rFonts w:ascii="Arial-Black" w:hAnsi="Arial-Black" w:cs="Arial-Black"/>
          <w:sz w:val="20"/>
          <w:szCs w:val="20"/>
          <w:lang w:eastAsia="fr-CA"/>
        </w:rPr>
        <w:t xml:space="preserve"> la base de registre, de la réseautique, de Active directory, des groupes et des utilisateurs,</w:t>
      </w:r>
      <w:r w:rsidR="00CB33D1">
        <w:rPr>
          <w:rFonts w:ascii="Arial-Black" w:hAnsi="Arial-Black" w:cs="Arial-Black"/>
          <w:sz w:val="20"/>
          <w:szCs w:val="20"/>
          <w:lang w:eastAsia="fr-CA"/>
        </w:rPr>
        <w:t xml:space="preserve"> gestion de signaux,</w:t>
      </w:r>
      <w:r w:rsidR="00970640">
        <w:rPr>
          <w:rFonts w:ascii="Arial-Black" w:hAnsi="Arial-Black" w:cs="Arial-Black"/>
          <w:sz w:val="20"/>
          <w:szCs w:val="20"/>
          <w:lang w:eastAsia="fr-CA"/>
        </w:rPr>
        <w:t xml:space="preserve"> ETC. </w:t>
      </w:r>
      <w:r w:rsidR="00F767D0">
        <w:rPr>
          <w:rFonts w:ascii="Arial-Black" w:hAnsi="Arial-Black" w:cs="Arial-Black"/>
          <w:sz w:val="20"/>
          <w:szCs w:val="20"/>
          <w:lang w:eastAsia="fr-CA"/>
        </w:rPr>
        <w:t>Je pense</w:t>
      </w:r>
      <w:r w:rsidR="00EB2D20">
        <w:rPr>
          <w:rFonts w:ascii="Arial-Black" w:hAnsi="Arial-Black" w:cs="Arial-Black"/>
          <w:sz w:val="20"/>
          <w:szCs w:val="20"/>
          <w:lang w:eastAsia="fr-CA"/>
        </w:rPr>
        <w:t xml:space="preserve"> que mes 10 années d’expérience acquise</w:t>
      </w:r>
      <w:r w:rsidR="00E60840">
        <w:rPr>
          <w:rFonts w:ascii="Arial-Black" w:hAnsi="Arial-Black" w:cs="Arial-Black"/>
          <w:sz w:val="20"/>
          <w:szCs w:val="20"/>
          <w:lang w:eastAsia="fr-CA"/>
        </w:rPr>
        <w:t>s</w:t>
      </w:r>
      <w:r w:rsidR="00EB2D20">
        <w:rPr>
          <w:rFonts w:ascii="Arial-Black" w:hAnsi="Arial-Black" w:cs="Arial-Black"/>
          <w:sz w:val="20"/>
          <w:szCs w:val="20"/>
          <w:lang w:eastAsia="fr-CA"/>
        </w:rPr>
        <w:t xml:space="preserve"> à l’UQAM ainsi que la confiance de mes supérieurs à me laisser </w:t>
      </w:r>
      <w:r w:rsidR="00F767D0">
        <w:rPr>
          <w:rFonts w:ascii="Arial-Black" w:hAnsi="Arial-Black" w:cs="Arial-Black"/>
          <w:sz w:val="20"/>
          <w:szCs w:val="20"/>
          <w:lang w:eastAsia="fr-CA"/>
        </w:rPr>
        <w:t>progresser</w:t>
      </w:r>
      <w:r w:rsidR="00EB2D20">
        <w:rPr>
          <w:rFonts w:ascii="Arial-Black" w:hAnsi="Arial-Black" w:cs="Arial-Black"/>
          <w:sz w:val="20"/>
          <w:szCs w:val="20"/>
          <w:lang w:eastAsia="fr-CA"/>
        </w:rPr>
        <w:t xml:space="preserve"> dans ce domaine </w:t>
      </w:r>
      <w:r w:rsidR="00CE46DB">
        <w:rPr>
          <w:rFonts w:ascii="Arial-Black" w:hAnsi="Arial-Black" w:cs="Arial-Black"/>
          <w:sz w:val="20"/>
          <w:szCs w:val="20"/>
          <w:lang w:eastAsia="fr-CA"/>
        </w:rPr>
        <w:t xml:space="preserve">ont fait </w:t>
      </w:r>
      <w:r w:rsidR="00EB2D20">
        <w:rPr>
          <w:rFonts w:ascii="Arial-Black" w:hAnsi="Arial-Black" w:cs="Arial-Black"/>
          <w:sz w:val="20"/>
          <w:szCs w:val="20"/>
          <w:lang w:eastAsia="fr-CA"/>
        </w:rPr>
        <w:t xml:space="preserve">de moi ce que je suis aujourd’hui. </w:t>
      </w:r>
      <w:r w:rsidR="00251DED">
        <w:rPr>
          <w:rFonts w:ascii="Arial-Black" w:hAnsi="Arial-Black" w:cs="Arial-Black"/>
          <w:sz w:val="20"/>
          <w:szCs w:val="20"/>
          <w:lang w:eastAsia="fr-CA"/>
        </w:rPr>
        <w:t>Beaucoup de mes connaissances ont été acquise</w:t>
      </w:r>
      <w:r w:rsidR="00E60840">
        <w:rPr>
          <w:rFonts w:ascii="Arial-Black" w:hAnsi="Arial-Black" w:cs="Arial-Black"/>
          <w:sz w:val="20"/>
          <w:szCs w:val="20"/>
          <w:lang w:eastAsia="fr-CA"/>
        </w:rPr>
        <w:t>s</w:t>
      </w:r>
      <w:r w:rsidR="00251DED">
        <w:rPr>
          <w:rFonts w:ascii="Arial-Black" w:hAnsi="Arial-Black" w:cs="Arial-Black"/>
          <w:sz w:val="20"/>
          <w:szCs w:val="20"/>
          <w:lang w:eastAsia="fr-CA"/>
        </w:rPr>
        <w:t xml:space="preserve"> sur internet suite à des recherches</w:t>
      </w:r>
      <w:r w:rsidR="00970640">
        <w:rPr>
          <w:rFonts w:ascii="Arial-Black" w:hAnsi="Arial-Black" w:cs="Arial-Black"/>
          <w:sz w:val="20"/>
          <w:szCs w:val="20"/>
          <w:lang w:eastAsia="fr-CA"/>
        </w:rPr>
        <w:t xml:space="preserve"> approfondi</w:t>
      </w:r>
      <w:r w:rsidR="00251DED">
        <w:rPr>
          <w:rFonts w:ascii="Arial-Black" w:hAnsi="Arial-Black" w:cs="Arial-Black"/>
          <w:sz w:val="20"/>
          <w:szCs w:val="20"/>
          <w:lang w:eastAsia="fr-CA"/>
        </w:rPr>
        <w:t xml:space="preserve"> et</w:t>
      </w:r>
      <w:r w:rsidR="00970640">
        <w:rPr>
          <w:rFonts w:ascii="Arial-Black" w:hAnsi="Arial-Black" w:cs="Arial-Black"/>
          <w:sz w:val="20"/>
          <w:szCs w:val="20"/>
          <w:lang w:eastAsia="fr-CA"/>
        </w:rPr>
        <w:t xml:space="preserve"> à</w:t>
      </w:r>
      <w:r w:rsidR="00251DED">
        <w:rPr>
          <w:rFonts w:ascii="Arial-Black" w:hAnsi="Arial-Black" w:cs="Arial-Black"/>
          <w:sz w:val="20"/>
          <w:szCs w:val="20"/>
          <w:lang w:eastAsia="fr-CA"/>
        </w:rPr>
        <w:t xml:space="preserve"> des essais.</w:t>
      </w:r>
    </w:p>
    <w:p w:rsidR="00EB2D20" w:rsidRDefault="00EB2D20" w:rsidP="00296802">
      <w:pPr>
        <w:autoSpaceDE w:val="0"/>
        <w:autoSpaceDN w:val="0"/>
        <w:adjustRightInd w:val="0"/>
        <w:spacing w:after="0" w:line="240" w:lineRule="auto"/>
        <w:ind w:left="705"/>
        <w:jc w:val="both"/>
        <w:rPr>
          <w:rFonts w:ascii="Arial-Black" w:hAnsi="Arial-Black" w:cs="Arial-Black"/>
          <w:sz w:val="20"/>
          <w:szCs w:val="20"/>
          <w:lang w:eastAsia="fr-CA"/>
        </w:rPr>
      </w:pPr>
    </w:p>
    <w:p w:rsidR="00EB2D20" w:rsidRDefault="00EB2D20" w:rsidP="00361FAE">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ab/>
      </w:r>
      <w:r w:rsidR="00EC6467">
        <w:rPr>
          <w:rFonts w:ascii="Arial-Black" w:hAnsi="Arial-Black" w:cs="Arial-Black"/>
          <w:sz w:val="20"/>
          <w:szCs w:val="20"/>
          <w:lang w:eastAsia="fr-CA"/>
        </w:rPr>
        <w:t>Beaucoup de test</w:t>
      </w:r>
      <w:r w:rsidR="00F767D0">
        <w:rPr>
          <w:rFonts w:ascii="Arial-Black" w:hAnsi="Arial-Black" w:cs="Arial-Black"/>
          <w:sz w:val="20"/>
          <w:szCs w:val="20"/>
          <w:lang w:eastAsia="fr-CA"/>
        </w:rPr>
        <w:t>s d’équipements et de logiciels sont effectués à l’atelier dans le bu</w:t>
      </w:r>
      <w:r w:rsidR="00EC6467">
        <w:rPr>
          <w:rFonts w:ascii="Arial-Black" w:hAnsi="Arial-Black" w:cs="Arial-Black"/>
          <w:sz w:val="20"/>
          <w:szCs w:val="20"/>
          <w:lang w:eastAsia="fr-CA"/>
        </w:rPr>
        <w:t>t de mieux conna</w:t>
      </w:r>
      <w:r w:rsidR="006A0E51">
        <w:rPr>
          <w:rFonts w:ascii="Arial-Black" w:hAnsi="Arial-Black" w:cs="Arial-Black"/>
          <w:sz w:val="20"/>
          <w:szCs w:val="20"/>
          <w:lang w:eastAsia="fr-CA"/>
        </w:rPr>
        <w:t>î</w:t>
      </w:r>
      <w:r w:rsidR="00EC6467">
        <w:rPr>
          <w:rFonts w:ascii="Arial-Black" w:hAnsi="Arial-Black" w:cs="Arial-Black"/>
          <w:sz w:val="20"/>
          <w:szCs w:val="20"/>
          <w:lang w:eastAsia="fr-CA"/>
        </w:rPr>
        <w:t xml:space="preserve">tre les limitations </w:t>
      </w:r>
      <w:r w:rsidR="006A0E51">
        <w:rPr>
          <w:rFonts w:ascii="Arial-Black" w:hAnsi="Arial-Black" w:cs="Arial-Black"/>
          <w:sz w:val="20"/>
          <w:szCs w:val="20"/>
          <w:lang w:eastAsia="fr-CA"/>
        </w:rPr>
        <w:t>et</w:t>
      </w:r>
      <w:r w:rsidR="00EC6467">
        <w:rPr>
          <w:rFonts w:ascii="Arial-Black" w:hAnsi="Arial-Black" w:cs="Arial-Black"/>
          <w:sz w:val="20"/>
          <w:szCs w:val="20"/>
          <w:lang w:eastAsia="fr-CA"/>
        </w:rPr>
        <w:t xml:space="preserve"> de se familiariser </w:t>
      </w:r>
      <w:r w:rsidR="00B85F49">
        <w:rPr>
          <w:rFonts w:ascii="Arial-Black" w:hAnsi="Arial-Black" w:cs="Arial-Black"/>
          <w:sz w:val="20"/>
          <w:szCs w:val="20"/>
          <w:lang w:eastAsia="fr-CA"/>
        </w:rPr>
        <w:t xml:space="preserve">davantage </w:t>
      </w:r>
      <w:r w:rsidR="006A0E51">
        <w:rPr>
          <w:rFonts w:ascii="Arial-Black" w:hAnsi="Arial-Black" w:cs="Arial-Black"/>
          <w:sz w:val="20"/>
          <w:szCs w:val="20"/>
          <w:lang w:eastAsia="fr-CA"/>
        </w:rPr>
        <w:t>avec le matériel</w:t>
      </w:r>
      <w:r w:rsidR="00932AE5">
        <w:rPr>
          <w:rFonts w:ascii="Arial-Black" w:hAnsi="Arial-Black" w:cs="Arial-Black"/>
          <w:sz w:val="20"/>
          <w:szCs w:val="20"/>
          <w:lang w:eastAsia="fr-CA"/>
        </w:rPr>
        <w:t xml:space="preserve"> (Caméra, périphériques de capture, disque dur, ordinateur)</w:t>
      </w:r>
      <w:r w:rsidR="00EC6467">
        <w:rPr>
          <w:rFonts w:ascii="Arial-Black" w:hAnsi="Arial-Black" w:cs="Arial-Black"/>
          <w:sz w:val="20"/>
          <w:szCs w:val="20"/>
          <w:lang w:eastAsia="fr-CA"/>
        </w:rPr>
        <w:t>. Ces</w:t>
      </w:r>
      <w:r w:rsidR="00F767D0">
        <w:rPr>
          <w:rFonts w:ascii="Arial-Black" w:hAnsi="Arial-Black" w:cs="Arial-Black"/>
          <w:sz w:val="20"/>
          <w:szCs w:val="20"/>
          <w:lang w:eastAsia="fr-CA"/>
        </w:rPr>
        <w:t xml:space="preserve"> étape</w:t>
      </w:r>
      <w:r w:rsidR="00EC6467">
        <w:rPr>
          <w:rFonts w:ascii="Arial-Black" w:hAnsi="Arial-Black" w:cs="Arial-Black"/>
          <w:sz w:val="20"/>
          <w:szCs w:val="20"/>
          <w:lang w:eastAsia="fr-CA"/>
        </w:rPr>
        <w:t>s sont</w:t>
      </w:r>
      <w:r w:rsidR="00F767D0">
        <w:rPr>
          <w:rFonts w:ascii="Arial-Black" w:hAnsi="Arial-Black" w:cs="Arial-Black"/>
          <w:sz w:val="20"/>
          <w:szCs w:val="20"/>
          <w:lang w:eastAsia="fr-CA"/>
        </w:rPr>
        <w:t xml:space="preserve"> </w:t>
      </w:r>
      <w:r w:rsidR="00EC6467">
        <w:rPr>
          <w:rFonts w:ascii="Arial-Black" w:hAnsi="Arial-Black" w:cs="Arial-Black"/>
          <w:sz w:val="20"/>
          <w:szCs w:val="20"/>
          <w:lang w:eastAsia="fr-CA"/>
        </w:rPr>
        <w:t>nécessaires</w:t>
      </w:r>
      <w:r w:rsidR="00F767D0">
        <w:rPr>
          <w:rFonts w:ascii="Arial-Black" w:hAnsi="Arial-Black" w:cs="Arial-Black"/>
          <w:sz w:val="20"/>
          <w:szCs w:val="20"/>
          <w:lang w:eastAsia="fr-CA"/>
        </w:rPr>
        <w:t xml:space="preserve"> pour établir les bons </w:t>
      </w:r>
      <w:proofErr w:type="spellStart"/>
      <w:r w:rsidR="00F767D0" w:rsidRPr="00F767D0">
        <w:rPr>
          <w:rFonts w:ascii="Arial-Black" w:hAnsi="Arial-Black" w:cs="Arial-Black"/>
          <w:i/>
          <w:sz w:val="20"/>
          <w:szCs w:val="20"/>
          <w:lang w:eastAsia="fr-CA"/>
        </w:rPr>
        <w:t>Workflow</w:t>
      </w:r>
      <w:proofErr w:type="spellEnd"/>
      <w:r w:rsidR="00F767D0">
        <w:rPr>
          <w:rFonts w:ascii="Arial-Black" w:hAnsi="Arial-Black" w:cs="Arial-Black"/>
          <w:i/>
          <w:sz w:val="20"/>
          <w:szCs w:val="20"/>
          <w:lang w:eastAsia="fr-CA"/>
        </w:rPr>
        <w:t xml:space="preserve"> </w:t>
      </w:r>
      <w:r w:rsidR="00F767D0" w:rsidRPr="00F767D0">
        <w:rPr>
          <w:rFonts w:ascii="Arial-Black" w:hAnsi="Arial-Black" w:cs="Arial-Black"/>
          <w:sz w:val="20"/>
          <w:szCs w:val="20"/>
          <w:lang w:eastAsia="fr-CA"/>
        </w:rPr>
        <w:t>afi</w:t>
      </w:r>
      <w:r w:rsidR="00F76825">
        <w:rPr>
          <w:rFonts w:ascii="Arial-Black" w:hAnsi="Arial-Black" w:cs="Arial-Black"/>
          <w:sz w:val="20"/>
          <w:szCs w:val="20"/>
          <w:lang w:eastAsia="fr-CA"/>
        </w:rPr>
        <w:t>n de mieux cibler les besoins des</w:t>
      </w:r>
      <w:r w:rsidR="00F767D0" w:rsidRPr="00F767D0">
        <w:rPr>
          <w:rFonts w:ascii="Arial-Black" w:hAnsi="Arial-Black" w:cs="Arial-Black"/>
          <w:sz w:val="20"/>
          <w:szCs w:val="20"/>
          <w:lang w:eastAsia="fr-CA"/>
        </w:rPr>
        <w:t xml:space="preserve"> client</w:t>
      </w:r>
      <w:r w:rsidR="00F76825">
        <w:rPr>
          <w:rFonts w:ascii="Arial-Black" w:hAnsi="Arial-Black" w:cs="Arial-Black"/>
          <w:sz w:val="20"/>
          <w:szCs w:val="20"/>
          <w:lang w:eastAsia="fr-CA"/>
        </w:rPr>
        <w:t>s</w:t>
      </w:r>
      <w:r w:rsidR="00F767D0">
        <w:rPr>
          <w:rFonts w:ascii="Arial-Black" w:hAnsi="Arial-Black" w:cs="Arial-Black"/>
          <w:sz w:val="20"/>
          <w:szCs w:val="20"/>
          <w:lang w:eastAsia="fr-CA"/>
        </w:rPr>
        <w:t xml:space="preserve">. </w:t>
      </w:r>
      <w:r w:rsidR="00932AE5">
        <w:rPr>
          <w:rFonts w:ascii="Arial-Black" w:hAnsi="Arial-Black" w:cs="Arial-Black"/>
          <w:sz w:val="20"/>
          <w:szCs w:val="20"/>
          <w:lang w:eastAsia="fr-CA"/>
        </w:rPr>
        <w:t>Chaque</w:t>
      </w:r>
      <w:r w:rsidR="00C706B8">
        <w:rPr>
          <w:rFonts w:ascii="Arial-Black" w:hAnsi="Arial-Black" w:cs="Arial-Black"/>
          <w:sz w:val="20"/>
          <w:szCs w:val="20"/>
          <w:lang w:eastAsia="fr-CA"/>
        </w:rPr>
        <w:t xml:space="preserve"> </w:t>
      </w:r>
      <w:r w:rsidR="00932AE5">
        <w:rPr>
          <w:rFonts w:ascii="Arial-Black" w:hAnsi="Arial-Black" w:cs="Arial-Black"/>
          <w:sz w:val="20"/>
          <w:szCs w:val="20"/>
          <w:lang w:eastAsia="fr-CA"/>
        </w:rPr>
        <w:t>nouvelle version</w:t>
      </w:r>
      <w:r w:rsidR="00C706B8">
        <w:rPr>
          <w:rFonts w:ascii="Arial-Black" w:hAnsi="Arial-Black" w:cs="Arial-Black"/>
          <w:sz w:val="20"/>
          <w:szCs w:val="20"/>
          <w:lang w:eastAsia="fr-CA"/>
        </w:rPr>
        <w:t xml:space="preserve"> </w:t>
      </w:r>
      <w:r w:rsidR="00932AE5">
        <w:rPr>
          <w:rFonts w:ascii="Arial-Black" w:hAnsi="Arial-Black" w:cs="Arial-Black"/>
          <w:sz w:val="20"/>
          <w:szCs w:val="20"/>
          <w:lang w:eastAsia="fr-CA"/>
        </w:rPr>
        <w:t>d’</w:t>
      </w:r>
      <w:proofErr w:type="spellStart"/>
      <w:r w:rsidR="00932AE5">
        <w:rPr>
          <w:rFonts w:ascii="Arial-Black" w:hAnsi="Arial-Black" w:cs="Arial-Black"/>
          <w:sz w:val="20"/>
          <w:szCs w:val="20"/>
          <w:lang w:eastAsia="fr-CA"/>
        </w:rPr>
        <w:t>Avid</w:t>
      </w:r>
      <w:proofErr w:type="spellEnd"/>
      <w:r w:rsidR="00C706B8">
        <w:rPr>
          <w:rFonts w:ascii="Arial-Black" w:hAnsi="Arial-Black" w:cs="Arial-Black"/>
          <w:sz w:val="20"/>
          <w:szCs w:val="20"/>
          <w:lang w:eastAsia="fr-CA"/>
        </w:rPr>
        <w:t xml:space="preserve">, </w:t>
      </w:r>
      <w:proofErr w:type="spellStart"/>
      <w:r w:rsidR="00C706B8">
        <w:rPr>
          <w:rFonts w:ascii="Arial-Black" w:hAnsi="Arial-Black" w:cs="Arial-Black"/>
          <w:sz w:val="20"/>
          <w:szCs w:val="20"/>
          <w:lang w:eastAsia="fr-CA"/>
        </w:rPr>
        <w:t>FinalCut</w:t>
      </w:r>
      <w:proofErr w:type="spellEnd"/>
      <w:r w:rsidR="00C706B8">
        <w:rPr>
          <w:rFonts w:ascii="Arial-Black" w:hAnsi="Arial-Black" w:cs="Arial-Black"/>
          <w:sz w:val="20"/>
          <w:szCs w:val="20"/>
          <w:lang w:eastAsia="fr-CA"/>
        </w:rPr>
        <w:t xml:space="preserve"> et Adobe CS </w:t>
      </w:r>
      <w:r w:rsidR="00932AE5">
        <w:rPr>
          <w:rFonts w:ascii="Arial-Black" w:hAnsi="Arial-Black" w:cs="Arial-Black"/>
          <w:sz w:val="20"/>
          <w:szCs w:val="20"/>
          <w:lang w:eastAsia="fr-CA"/>
        </w:rPr>
        <w:t>est</w:t>
      </w:r>
      <w:r w:rsidR="00C706B8">
        <w:rPr>
          <w:rFonts w:ascii="Arial-Black" w:hAnsi="Arial-Black" w:cs="Arial-Black"/>
          <w:sz w:val="20"/>
          <w:szCs w:val="20"/>
          <w:lang w:eastAsia="fr-CA"/>
        </w:rPr>
        <w:t xml:space="preserve"> testée</w:t>
      </w:r>
      <w:r w:rsidR="00932AE5">
        <w:rPr>
          <w:rFonts w:ascii="Arial-Black" w:hAnsi="Arial-Black" w:cs="Arial-Black"/>
          <w:sz w:val="20"/>
          <w:szCs w:val="20"/>
          <w:lang w:eastAsia="fr-CA"/>
        </w:rPr>
        <w:t xml:space="preserve"> rigoureusement. </w:t>
      </w:r>
    </w:p>
    <w:p w:rsidR="00251DED" w:rsidRDefault="00251DED" w:rsidP="00296802">
      <w:pPr>
        <w:autoSpaceDE w:val="0"/>
        <w:autoSpaceDN w:val="0"/>
        <w:adjustRightInd w:val="0"/>
        <w:spacing w:after="0" w:line="240" w:lineRule="auto"/>
        <w:ind w:left="705"/>
        <w:jc w:val="both"/>
        <w:rPr>
          <w:rFonts w:ascii="Arial-Black" w:hAnsi="Arial-Black" w:cs="Arial-Black"/>
          <w:sz w:val="20"/>
          <w:szCs w:val="20"/>
          <w:lang w:eastAsia="fr-CA"/>
        </w:rPr>
      </w:pPr>
    </w:p>
    <w:p w:rsidR="00251DED" w:rsidRPr="00296802" w:rsidRDefault="00251DED" w:rsidP="00361FAE">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ab/>
        <w:t xml:space="preserve">Pour les installations physiques, j’ai </w:t>
      </w:r>
      <w:r w:rsidR="00F74DFF">
        <w:rPr>
          <w:rFonts w:ascii="Arial-Black" w:hAnsi="Arial-Black" w:cs="Arial-Black"/>
          <w:sz w:val="20"/>
          <w:szCs w:val="20"/>
          <w:lang w:eastAsia="fr-CA"/>
        </w:rPr>
        <w:t xml:space="preserve">beaucoup </w:t>
      </w:r>
      <w:r>
        <w:rPr>
          <w:rFonts w:ascii="Arial-Black" w:hAnsi="Arial-Black" w:cs="Arial-Black"/>
          <w:sz w:val="20"/>
          <w:szCs w:val="20"/>
          <w:lang w:eastAsia="fr-CA"/>
        </w:rPr>
        <w:t>appris suite à l’implantation des nouveaux studios HD</w:t>
      </w:r>
      <w:r w:rsidR="00CB33D1">
        <w:rPr>
          <w:rFonts w:ascii="Arial-Black" w:hAnsi="Arial-Black" w:cs="Arial-Black"/>
          <w:sz w:val="20"/>
          <w:szCs w:val="20"/>
          <w:lang w:eastAsia="fr-CA"/>
        </w:rPr>
        <w:t xml:space="preserve"> de l’école des médias</w:t>
      </w:r>
      <w:r>
        <w:rPr>
          <w:rFonts w:ascii="Arial-Black" w:hAnsi="Arial-Black" w:cs="Arial-Black"/>
          <w:sz w:val="20"/>
          <w:szCs w:val="20"/>
          <w:lang w:eastAsia="fr-CA"/>
        </w:rPr>
        <w:t xml:space="preserve"> et de la régie</w:t>
      </w:r>
      <w:r w:rsidR="00CB33D1">
        <w:rPr>
          <w:rFonts w:ascii="Arial-Black" w:hAnsi="Arial-Black" w:cs="Arial-Black"/>
          <w:sz w:val="20"/>
          <w:szCs w:val="20"/>
          <w:lang w:eastAsia="fr-CA"/>
        </w:rPr>
        <w:t xml:space="preserve"> de l’audiovisuel</w:t>
      </w:r>
      <w:r>
        <w:rPr>
          <w:rFonts w:ascii="Arial-Black" w:hAnsi="Arial-Black" w:cs="Arial-Black"/>
          <w:sz w:val="20"/>
          <w:szCs w:val="20"/>
          <w:lang w:eastAsia="fr-CA"/>
        </w:rPr>
        <w:t xml:space="preserve">. L’équipe de </w:t>
      </w:r>
      <w:proofErr w:type="spellStart"/>
      <w:r>
        <w:rPr>
          <w:rFonts w:ascii="Arial-Black" w:hAnsi="Arial-Black" w:cs="Arial-Black"/>
          <w:sz w:val="20"/>
          <w:szCs w:val="20"/>
          <w:lang w:eastAsia="fr-CA"/>
        </w:rPr>
        <w:t>StudioPro</w:t>
      </w:r>
      <w:proofErr w:type="spellEnd"/>
      <w:r w:rsidR="00932AE5">
        <w:rPr>
          <w:rFonts w:ascii="Arial-Black" w:hAnsi="Arial-Black" w:cs="Arial-Black"/>
          <w:sz w:val="20"/>
          <w:szCs w:val="20"/>
          <w:lang w:eastAsia="fr-CA"/>
        </w:rPr>
        <w:t xml:space="preserve"> qui avait été engagé comme </w:t>
      </w:r>
      <w:r w:rsidR="005135CD">
        <w:rPr>
          <w:rFonts w:ascii="Arial-Black" w:hAnsi="Arial-Black" w:cs="Arial-Black"/>
          <w:sz w:val="20"/>
          <w:szCs w:val="20"/>
          <w:lang w:eastAsia="fr-CA"/>
        </w:rPr>
        <w:t>sou traitant</w:t>
      </w:r>
      <w:r>
        <w:rPr>
          <w:rFonts w:ascii="Arial-Black" w:hAnsi="Arial-Black" w:cs="Arial-Black"/>
          <w:sz w:val="20"/>
          <w:szCs w:val="20"/>
          <w:lang w:eastAsia="fr-CA"/>
        </w:rPr>
        <w:t xml:space="preserve"> m</w:t>
      </w:r>
      <w:r w:rsidR="004D6660">
        <w:rPr>
          <w:rFonts w:ascii="Arial-Black" w:hAnsi="Arial-Black" w:cs="Arial-Black"/>
          <w:sz w:val="20"/>
          <w:szCs w:val="20"/>
          <w:lang w:eastAsia="fr-CA"/>
        </w:rPr>
        <w:t>’a transmi</w:t>
      </w:r>
      <w:r w:rsidR="007A7726">
        <w:rPr>
          <w:rFonts w:ascii="Arial-Black" w:hAnsi="Arial-Black" w:cs="Arial-Black"/>
          <w:sz w:val="20"/>
          <w:szCs w:val="20"/>
          <w:lang w:eastAsia="fr-CA"/>
        </w:rPr>
        <w:t>s</w:t>
      </w:r>
      <w:r w:rsidR="00F76825">
        <w:rPr>
          <w:rFonts w:ascii="Arial-Black" w:hAnsi="Arial-Black" w:cs="Arial-Black"/>
          <w:sz w:val="20"/>
          <w:szCs w:val="20"/>
          <w:lang w:eastAsia="fr-CA"/>
        </w:rPr>
        <w:t xml:space="preserve"> plusieurs</w:t>
      </w:r>
      <w:r w:rsidR="004D6660">
        <w:rPr>
          <w:rFonts w:ascii="Arial-Black" w:hAnsi="Arial-Black" w:cs="Arial-Black"/>
          <w:sz w:val="20"/>
          <w:szCs w:val="20"/>
          <w:lang w:eastAsia="fr-CA"/>
        </w:rPr>
        <w:t xml:space="preserve"> nouvelles</w:t>
      </w:r>
      <w:r w:rsidR="00F76825">
        <w:rPr>
          <w:rFonts w:ascii="Arial-Black" w:hAnsi="Arial-Black" w:cs="Arial-Black"/>
          <w:sz w:val="20"/>
          <w:szCs w:val="20"/>
          <w:lang w:eastAsia="fr-CA"/>
        </w:rPr>
        <w:t xml:space="preserve"> métho</w:t>
      </w:r>
      <w:r w:rsidR="004D6660">
        <w:rPr>
          <w:rFonts w:ascii="Arial-Black" w:hAnsi="Arial-Black" w:cs="Arial-Black"/>
          <w:sz w:val="20"/>
          <w:szCs w:val="20"/>
          <w:lang w:eastAsia="fr-CA"/>
        </w:rPr>
        <w:t>des</w:t>
      </w:r>
      <w:r>
        <w:rPr>
          <w:rFonts w:ascii="Arial-Black" w:hAnsi="Arial-Black" w:cs="Arial-Black"/>
          <w:sz w:val="20"/>
          <w:szCs w:val="20"/>
          <w:lang w:eastAsia="fr-CA"/>
        </w:rPr>
        <w:t xml:space="preserve"> d’installation pour </w:t>
      </w:r>
      <w:r w:rsidR="004D6660">
        <w:rPr>
          <w:rFonts w:ascii="Arial-Black" w:hAnsi="Arial-Black" w:cs="Arial-Black"/>
          <w:sz w:val="20"/>
          <w:szCs w:val="20"/>
          <w:lang w:eastAsia="fr-CA"/>
        </w:rPr>
        <w:t xml:space="preserve">les </w:t>
      </w:r>
      <w:r>
        <w:rPr>
          <w:rFonts w:ascii="Arial-Black" w:hAnsi="Arial-Black" w:cs="Arial-Black"/>
          <w:sz w:val="20"/>
          <w:szCs w:val="20"/>
          <w:lang w:eastAsia="fr-CA"/>
        </w:rPr>
        <w:t>réaliser</w:t>
      </w:r>
      <w:r w:rsidR="004D6660">
        <w:rPr>
          <w:rFonts w:ascii="Arial-Black" w:hAnsi="Arial-Black" w:cs="Arial-Black"/>
          <w:sz w:val="20"/>
          <w:szCs w:val="20"/>
          <w:lang w:eastAsia="fr-CA"/>
        </w:rPr>
        <w:t xml:space="preserve"> de façon professionnel</w:t>
      </w:r>
      <w:r w:rsidR="007A7726">
        <w:rPr>
          <w:rFonts w:ascii="Arial-Black" w:hAnsi="Arial-Black" w:cs="Arial-Black"/>
          <w:sz w:val="20"/>
          <w:szCs w:val="20"/>
          <w:lang w:eastAsia="fr-CA"/>
        </w:rPr>
        <w:t xml:space="preserve">le </w:t>
      </w:r>
      <w:r w:rsidR="004D6660">
        <w:rPr>
          <w:rFonts w:ascii="Arial-Black" w:hAnsi="Arial-Black" w:cs="Arial-Black"/>
          <w:sz w:val="20"/>
          <w:szCs w:val="20"/>
          <w:lang w:eastAsia="fr-CA"/>
        </w:rPr>
        <w:t>avec</w:t>
      </w:r>
      <w:r>
        <w:rPr>
          <w:rFonts w:ascii="Arial-Black" w:hAnsi="Arial-Black" w:cs="Arial-Black"/>
          <w:sz w:val="20"/>
          <w:szCs w:val="20"/>
          <w:lang w:eastAsia="fr-CA"/>
        </w:rPr>
        <w:t xml:space="preserve"> </w:t>
      </w:r>
      <w:r w:rsidR="004D6660">
        <w:rPr>
          <w:rFonts w:ascii="Arial-Black" w:hAnsi="Arial-Black" w:cs="Arial-Black"/>
          <w:sz w:val="20"/>
          <w:szCs w:val="20"/>
          <w:lang w:eastAsia="fr-CA"/>
        </w:rPr>
        <w:t>un</w:t>
      </w:r>
      <w:r>
        <w:rPr>
          <w:rFonts w:ascii="Arial-Black" w:hAnsi="Arial-Black" w:cs="Arial-Black"/>
          <w:sz w:val="20"/>
          <w:szCs w:val="20"/>
          <w:lang w:eastAsia="fr-CA"/>
        </w:rPr>
        <w:t xml:space="preserve">  niveau</w:t>
      </w:r>
      <w:r w:rsidR="004D6660">
        <w:rPr>
          <w:rFonts w:ascii="Arial-Black" w:hAnsi="Arial-Black" w:cs="Arial-Black"/>
          <w:sz w:val="20"/>
          <w:szCs w:val="20"/>
          <w:lang w:eastAsia="fr-CA"/>
        </w:rPr>
        <w:t xml:space="preserve"> de qualité</w:t>
      </w:r>
      <w:r w:rsidR="00F74DFF">
        <w:rPr>
          <w:rFonts w:ascii="Arial-Black" w:hAnsi="Arial-Black" w:cs="Arial-Black"/>
          <w:sz w:val="20"/>
          <w:szCs w:val="20"/>
          <w:lang w:eastAsia="fr-CA"/>
        </w:rPr>
        <w:t xml:space="preserve"> élevé</w:t>
      </w:r>
      <w:r w:rsidR="005135CD">
        <w:rPr>
          <w:rFonts w:ascii="Arial-Black" w:hAnsi="Arial-Black" w:cs="Arial-Black"/>
          <w:sz w:val="20"/>
          <w:szCs w:val="20"/>
          <w:lang w:eastAsia="fr-CA"/>
        </w:rPr>
        <w:t xml:space="preserve">. Travaillant ensemble, l’équipe de </w:t>
      </w:r>
      <w:proofErr w:type="spellStart"/>
      <w:r w:rsidR="005135CD">
        <w:rPr>
          <w:rFonts w:ascii="Arial-Black" w:hAnsi="Arial-Black" w:cs="Arial-Black"/>
          <w:sz w:val="20"/>
          <w:szCs w:val="20"/>
          <w:lang w:eastAsia="fr-CA"/>
        </w:rPr>
        <w:t>StudioPro</w:t>
      </w:r>
      <w:proofErr w:type="spellEnd"/>
      <w:r w:rsidR="005135CD">
        <w:rPr>
          <w:rFonts w:ascii="Arial-Black" w:hAnsi="Arial-Black" w:cs="Arial-Black"/>
          <w:sz w:val="20"/>
          <w:szCs w:val="20"/>
          <w:lang w:eastAsia="fr-CA"/>
        </w:rPr>
        <w:t xml:space="preserve"> et moi devions installer le câblage de la même façon afin de standardiser l’installation.</w:t>
      </w:r>
    </w:p>
    <w:p w:rsidR="00B261C4" w:rsidRDefault="00B261C4" w:rsidP="002F7CF8">
      <w:pPr>
        <w:autoSpaceDE w:val="0"/>
        <w:autoSpaceDN w:val="0"/>
        <w:adjustRightInd w:val="0"/>
        <w:spacing w:after="0" w:line="240" w:lineRule="auto"/>
        <w:jc w:val="center"/>
        <w:rPr>
          <w:rFonts w:ascii="Arial-Black" w:hAnsi="Arial-Black" w:cs="Arial-Black"/>
          <w:lang w:eastAsia="fr-CA"/>
        </w:rPr>
      </w:pPr>
    </w:p>
    <w:p w:rsidR="00B56245" w:rsidRDefault="00B56245" w:rsidP="00B56245">
      <w:pPr>
        <w:autoSpaceDE w:val="0"/>
        <w:autoSpaceDN w:val="0"/>
        <w:adjustRightInd w:val="0"/>
        <w:spacing w:after="0" w:line="240" w:lineRule="auto"/>
        <w:jc w:val="both"/>
        <w:rPr>
          <w:rFonts w:ascii="Arial-Black" w:hAnsi="Arial-Black" w:cs="Arial-Black"/>
          <w:b/>
          <w:lang w:eastAsia="fr-CA"/>
        </w:rPr>
      </w:pPr>
      <w:r>
        <w:rPr>
          <w:rFonts w:ascii="Arial-Black" w:hAnsi="Arial-Black" w:cs="Arial-Black"/>
          <w:b/>
          <w:lang w:eastAsia="fr-CA"/>
        </w:rPr>
        <w:lastRenderedPageBreak/>
        <w:t>2</w:t>
      </w:r>
      <w:r w:rsidRPr="00B56245">
        <w:rPr>
          <w:rFonts w:ascii="Arial-Black" w:hAnsi="Arial-Black" w:cs="Arial-Black"/>
          <w:b/>
          <w:vertAlign w:val="superscript"/>
          <w:lang w:eastAsia="fr-CA"/>
        </w:rPr>
        <w:t>ième</w:t>
      </w:r>
      <w:r>
        <w:rPr>
          <w:rFonts w:ascii="Arial-Black" w:hAnsi="Arial-Black" w:cs="Arial-Black"/>
          <w:b/>
          <w:lang w:eastAsia="fr-CA"/>
        </w:rPr>
        <w:t xml:space="preserve"> critère : Capacité de conception et réalisation</w:t>
      </w:r>
    </w:p>
    <w:p w:rsidR="00361FAE" w:rsidRDefault="00361FAE" w:rsidP="00B56245">
      <w:pPr>
        <w:autoSpaceDE w:val="0"/>
        <w:autoSpaceDN w:val="0"/>
        <w:adjustRightInd w:val="0"/>
        <w:spacing w:after="0" w:line="240" w:lineRule="auto"/>
        <w:jc w:val="both"/>
        <w:rPr>
          <w:rFonts w:ascii="Arial-Black" w:hAnsi="Arial-Black" w:cs="Arial-Black"/>
          <w:b/>
          <w:lang w:eastAsia="fr-CA"/>
        </w:rPr>
      </w:pPr>
    </w:p>
    <w:p w:rsidR="00361FAE" w:rsidRDefault="00361FAE" w:rsidP="00361FAE">
      <w:pPr>
        <w:autoSpaceDE w:val="0"/>
        <w:autoSpaceDN w:val="0"/>
        <w:adjustRightInd w:val="0"/>
        <w:spacing w:after="0" w:line="240" w:lineRule="auto"/>
        <w:ind w:left="705" w:hanging="705"/>
        <w:jc w:val="both"/>
        <w:rPr>
          <w:rFonts w:ascii="Arial" w:hAnsi="Arial" w:cs="Arial"/>
          <w:b/>
          <w:sz w:val="20"/>
          <w:szCs w:val="20"/>
          <w:lang w:eastAsia="fr-CA"/>
        </w:rPr>
      </w:pPr>
      <w:r>
        <w:rPr>
          <w:rFonts w:ascii="Arial-Black" w:hAnsi="Arial-Black" w:cs="Arial-Black"/>
          <w:b/>
          <w:sz w:val="20"/>
          <w:szCs w:val="20"/>
          <w:lang w:eastAsia="fr-CA"/>
        </w:rPr>
        <w:t>I</w:t>
      </w:r>
      <w:r w:rsidRPr="00361FAE">
        <w:rPr>
          <w:rFonts w:ascii="Arial-Black" w:hAnsi="Arial-Black" w:cs="Arial-Black"/>
          <w:b/>
          <w:sz w:val="20"/>
          <w:szCs w:val="20"/>
          <w:lang w:eastAsia="fr-CA"/>
        </w:rPr>
        <w:t xml:space="preserve">. </w:t>
      </w:r>
      <w:r>
        <w:rPr>
          <w:rFonts w:ascii="Arial-Black" w:hAnsi="Arial-Black" w:cs="Arial-Black"/>
          <w:b/>
          <w:sz w:val="20"/>
          <w:szCs w:val="20"/>
          <w:lang w:eastAsia="fr-CA"/>
        </w:rPr>
        <w:tab/>
      </w:r>
      <w:r w:rsidRPr="00361FAE">
        <w:rPr>
          <w:rFonts w:ascii="Arial" w:hAnsi="Arial" w:cs="Arial"/>
          <w:b/>
          <w:sz w:val="20"/>
          <w:szCs w:val="20"/>
          <w:lang w:eastAsia="fr-CA"/>
        </w:rPr>
        <w:t>Indiquez dans quelle mesure cette activité est susceptible d’exiger une part de créativité et d’originalité (Modifications de procédures, d’appareils et instruments nécessaires au déroulement des activités, contribution originale, innovation). Concentrez-vous principalement sur les derniers douze (12) mois.</w:t>
      </w:r>
    </w:p>
    <w:p w:rsidR="005135CD" w:rsidRDefault="005135CD" w:rsidP="00361FAE">
      <w:pPr>
        <w:autoSpaceDE w:val="0"/>
        <w:autoSpaceDN w:val="0"/>
        <w:adjustRightInd w:val="0"/>
        <w:spacing w:after="0" w:line="240" w:lineRule="auto"/>
        <w:ind w:left="705" w:hanging="705"/>
        <w:jc w:val="both"/>
        <w:rPr>
          <w:rFonts w:ascii="Arial" w:hAnsi="Arial" w:cs="Arial"/>
          <w:b/>
          <w:sz w:val="20"/>
          <w:szCs w:val="20"/>
          <w:lang w:eastAsia="fr-CA"/>
        </w:rPr>
      </w:pPr>
    </w:p>
    <w:p w:rsidR="005135CD" w:rsidRPr="00BF2DBC" w:rsidRDefault="005135CD" w:rsidP="005135CD">
      <w:pPr>
        <w:autoSpaceDE w:val="0"/>
        <w:autoSpaceDN w:val="0"/>
        <w:adjustRightInd w:val="0"/>
        <w:spacing w:after="0" w:line="240" w:lineRule="auto"/>
        <w:jc w:val="both"/>
        <w:rPr>
          <w:rFonts w:ascii="Arial-Black" w:hAnsi="Arial-Black" w:cs="Arial-Black"/>
          <w:b/>
          <w:sz w:val="20"/>
          <w:szCs w:val="20"/>
          <w:lang w:eastAsia="fr-CA"/>
        </w:rPr>
      </w:pPr>
      <w:r w:rsidRPr="00BF2DBC">
        <w:rPr>
          <w:rFonts w:ascii="Arial-Black" w:hAnsi="Arial-Black" w:cs="Arial-Black"/>
          <w:b/>
          <w:sz w:val="20"/>
          <w:szCs w:val="20"/>
          <w:lang w:eastAsia="fr-CA"/>
        </w:rPr>
        <w:t xml:space="preserve">Standardisation des installations des systèmes </w:t>
      </w:r>
      <w:proofErr w:type="spellStart"/>
      <w:r w:rsidRPr="00BF2DBC">
        <w:rPr>
          <w:rFonts w:ascii="Arial-Black" w:hAnsi="Arial-Black" w:cs="Arial-Black"/>
          <w:b/>
          <w:sz w:val="20"/>
          <w:szCs w:val="20"/>
          <w:lang w:eastAsia="fr-CA"/>
        </w:rPr>
        <w:t>Avid</w:t>
      </w:r>
      <w:proofErr w:type="spellEnd"/>
    </w:p>
    <w:p w:rsidR="00424953" w:rsidRDefault="00424953" w:rsidP="00361FAE">
      <w:pPr>
        <w:autoSpaceDE w:val="0"/>
        <w:autoSpaceDN w:val="0"/>
        <w:adjustRightInd w:val="0"/>
        <w:spacing w:after="0" w:line="240" w:lineRule="auto"/>
        <w:ind w:left="705" w:hanging="705"/>
        <w:jc w:val="both"/>
        <w:rPr>
          <w:rFonts w:ascii="Arial" w:hAnsi="Arial" w:cs="Arial"/>
          <w:b/>
          <w:sz w:val="20"/>
          <w:szCs w:val="20"/>
          <w:lang w:eastAsia="fr-CA"/>
        </w:rPr>
      </w:pPr>
    </w:p>
    <w:p w:rsidR="00424953" w:rsidRDefault="00424953" w:rsidP="00671601">
      <w:pPr>
        <w:autoSpaceDE w:val="0"/>
        <w:autoSpaceDN w:val="0"/>
        <w:adjustRightInd w:val="0"/>
        <w:spacing w:after="0" w:line="240" w:lineRule="auto"/>
        <w:jc w:val="both"/>
        <w:rPr>
          <w:rFonts w:ascii="Arial" w:hAnsi="Arial" w:cs="Arial"/>
          <w:sz w:val="20"/>
          <w:szCs w:val="20"/>
          <w:lang w:eastAsia="fr-CA"/>
        </w:rPr>
      </w:pPr>
      <w:r>
        <w:rPr>
          <w:rFonts w:ascii="Arial" w:hAnsi="Arial" w:cs="Arial"/>
          <w:b/>
          <w:sz w:val="20"/>
          <w:szCs w:val="20"/>
          <w:lang w:eastAsia="fr-CA"/>
        </w:rPr>
        <w:tab/>
      </w:r>
      <w:r>
        <w:rPr>
          <w:rFonts w:ascii="Arial" w:hAnsi="Arial" w:cs="Arial"/>
          <w:sz w:val="20"/>
          <w:szCs w:val="20"/>
          <w:lang w:eastAsia="fr-CA"/>
        </w:rPr>
        <w:t xml:space="preserve">Étant donné que l’UQAM compose avec des réalités et des infrastructures </w:t>
      </w:r>
      <w:r w:rsidR="00F55FA5">
        <w:rPr>
          <w:rFonts w:ascii="Arial" w:hAnsi="Arial" w:cs="Arial"/>
          <w:sz w:val="20"/>
          <w:szCs w:val="20"/>
          <w:lang w:eastAsia="fr-CA"/>
        </w:rPr>
        <w:t>différentes</w:t>
      </w:r>
      <w:r>
        <w:rPr>
          <w:rFonts w:ascii="Arial" w:hAnsi="Arial" w:cs="Arial"/>
          <w:sz w:val="20"/>
          <w:szCs w:val="20"/>
          <w:lang w:eastAsia="fr-CA"/>
        </w:rPr>
        <w:t xml:space="preserve"> et unique</w:t>
      </w:r>
      <w:r w:rsidR="00B85F49">
        <w:rPr>
          <w:rFonts w:ascii="Arial" w:hAnsi="Arial" w:cs="Arial"/>
          <w:sz w:val="20"/>
          <w:szCs w:val="20"/>
          <w:lang w:eastAsia="fr-CA"/>
        </w:rPr>
        <w:t>s</w:t>
      </w:r>
      <w:r>
        <w:rPr>
          <w:rFonts w:ascii="Arial" w:hAnsi="Arial" w:cs="Arial"/>
          <w:sz w:val="20"/>
          <w:szCs w:val="20"/>
          <w:lang w:eastAsia="fr-CA"/>
        </w:rPr>
        <w:t xml:space="preserve"> en soi, </w:t>
      </w:r>
      <w:r w:rsidR="00F55FA5">
        <w:rPr>
          <w:rFonts w:ascii="Arial" w:hAnsi="Arial" w:cs="Arial"/>
          <w:sz w:val="20"/>
          <w:szCs w:val="20"/>
          <w:lang w:eastAsia="fr-CA"/>
        </w:rPr>
        <w:t>je n’avais d’autre choix que de créer un standard d’installation. J’ai pris les modifications de base</w:t>
      </w:r>
      <w:r w:rsidR="00B85F49">
        <w:rPr>
          <w:rFonts w:ascii="Arial" w:hAnsi="Arial" w:cs="Arial"/>
          <w:sz w:val="20"/>
          <w:szCs w:val="20"/>
          <w:lang w:eastAsia="fr-CA"/>
        </w:rPr>
        <w:t>s</w:t>
      </w:r>
      <w:r w:rsidR="00F55FA5">
        <w:rPr>
          <w:rFonts w:ascii="Arial" w:hAnsi="Arial" w:cs="Arial"/>
          <w:sz w:val="20"/>
          <w:szCs w:val="20"/>
          <w:lang w:eastAsia="fr-CA"/>
        </w:rPr>
        <w:t xml:space="preserve"> fourni</w:t>
      </w:r>
      <w:r w:rsidR="00B85F49">
        <w:rPr>
          <w:rFonts w:ascii="Arial" w:hAnsi="Arial" w:cs="Arial"/>
          <w:sz w:val="20"/>
          <w:szCs w:val="20"/>
          <w:lang w:eastAsia="fr-CA"/>
        </w:rPr>
        <w:t>es</w:t>
      </w:r>
      <w:r w:rsidR="00F55FA5">
        <w:rPr>
          <w:rFonts w:ascii="Arial" w:hAnsi="Arial" w:cs="Arial"/>
          <w:sz w:val="20"/>
          <w:szCs w:val="20"/>
          <w:lang w:eastAsia="fr-CA"/>
        </w:rPr>
        <w:t xml:space="preserve"> par </w:t>
      </w:r>
      <w:proofErr w:type="spellStart"/>
      <w:r w:rsidR="00F55FA5">
        <w:rPr>
          <w:rFonts w:ascii="Arial" w:hAnsi="Arial" w:cs="Arial"/>
          <w:sz w:val="20"/>
          <w:szCs w:val="20"/>
          <w:lang w:eastAsia="fr-CA"/>
        </w:rPr>
        <w:t>Avid</w:t>
      </w:r>
      <w:proofErr w:type="spellEnd"/>
      <w:r w:rsidR="00F55FA5">
        <w:rPr>
          <w:rFonts w:ascii="Arial" w:hAnsi="Arial" w:cs="Arial"/>
          <w:sz w:val="20"/>
          <w:szCs w:val="20"/>
          <w:lang w:eastAsia="fr-CA"/>
        </w:rPr>
        <w:t xml:space="preserve"> et j’ai modifié quelque</w:t>
      </w:r>
      <w:r w:rsidR="00764F70">
        <w:rPr>
          <w:rFonts w:ascii="Arial" w:hAnsi="Arial" w:cs="Arial"/>
          <w:sz w:val="20"/>
          <w:szCs w:val="20"/>
          <w:lang w:eastAsia="fr-CA"/>
        </w:rPr>
        <w:t>s</w:t>
      </w:r>
      <w:r w:rsidR="00F55FA5">
        <w:rPr>
          <w:rFonts w:ascii="Arial" w:hAnsi="Arial" w:cs="Arial"/>
          <w:sz w:val="20"/>
          <w:szCs w:val="20"/>
          <w:lang w:eastAsia="fr-CA"/>
        </w:rPr>
        <w:t xml:space="preserve"> configuration</w:t>
      </w:r>
      <w:r w:rsidR="00764F70">
        <w:rPr>
          <w:rFonts w:ascii="Arial" w:hAnsi="Arial" w:cs="Arial"/>
          <w:sz w:val="20"/>
          <w:szCs w:val="20"/>
          <w:lang w:eastAsia="fr-CA"/>
        </w:rPr>
        <w:t>s</w:t>
      </w:r>
      <w:r w:rsidR="004D6660">
        <w:rPr>
          <w:rFonts w:ascii="Arial" w:hAnsi="Arial" w:cs="Arial"/>
          <w:sz w:val="20"/>
          <w:szCs w:val="20"/>
          <w:lang w:eastAsia="fr-CA"/>
        </w:rPr>
        <w:t xml:space="preserve"> afin qu’elles</w:t>
      </w:r>
      <w:r w:rsidR="00764F70">
        <w:rPr>
          <w:rFonts w:ascii="Arial" w:hAnsi="Arial" w:cs="Arial"/>
          <w:sz w:val="20"/>
          <w:szCs w:val="20"/>
          <w:lang w:eastAsia="fr-CA"/>
        </w:rPr>
        <w:t xml:space="preserve"> répondent</w:t>
      </w:r>
      <w:r w:rsidR="00F55FA5">
        <w:rPr>
          <w:rFonts w:ascii="Arial" w:hAnsi="Arial" w:cs="Arial"/>
          <w:sz w:val="20"/>
          <w:szCs w:val="20"/>
          <w:lang w:eastAsia="fr-CA"/>
        </w:rPr>
        <w:t xml:space="preserve"> aux normes de sécurité des stations de travail liée</w:t>
      </w:r>
      <w:r w:rsidR="004D6660">
        <w:rPr>
          <w:rFonts w:ascii="Arial" w:hAnsi="Arial" w:cs="Arial"/>
          <w:sz w:val="20"/>
          <w:szCs w:val="20"/>
          <w:lang w:eastAsia="fr-CA"/>
        </w:rPr>
        <w:t>s</w:t>
      </w:r>
      <w:r w:rsidR="00F55FA5">
        <w:rPr>
          <w:rFonts w:ascii="Arial" w:hAnsi="Arial" w:cs="Arial"/>
          <w:sz w:val="20"/>
          <w:szCs w:val="20"/>
          <w:lang w:eastAsia="fr-CA"/>
        </w:rPr>
        <w:t xml:space="preserve"> au domaine UQAM. Par la suite, j’ai défini les autres règles de sécurité e</w:t>
      </w:r>
      <w:r w:rsidR="00764F70">
        <w:rPr>
          <w:rFonts w:ascii="Arial" w:hAnsi="Arial" w:cs="Arial"/>
          <w:sz w:val="20"/>
          <w:szCs w:val="20"/>
          <w:lang w:eastAsia="fr-CA"/>
        </w:rPr>
        <w:t xml:space="preserve">t les autres configurations afin de </w:t>
      </w:r>
      <w:r w:rsidR="00F55FA5">
        <w:rPr>
          <w:rFonts w:ascii="Arial" w:hAnsi="Arial" w:cs="Arial"/>
          <w:sz w:val="20"/>
          <w:szCs w:val="20"/>
          <w:lang w:eastAsia="fr-CA"/>
        </w:rPr>
        <w:t>répondre au</w:t>
      </w:r>
      <w:r w:rsidR="00764F70">
        <w:rPr>
          <w:rFonts w:ascii="Arial" w:hAnsi="Arial" w:cs="Arial"/>
          <w:sz w:val="20"/>
          <w:szCs w:val="20"/>
          <w:lang w:eastAsia="fr-CA"/>
        </w:rPr>
        <w:t>x</w:t>
      </w:r>
      <w:r w:rsidR="00F55FA5">
        <w:rPr>
          <w:rFonts w:ascii="Arial" w:hAnsi="Arial" w:cs="Arial"/>
          <w:sz w:val="20"/>
          <w:szCs w:val="20"/>
          <w:lang w:eastAsia="fr-CA"/>
        </w:rPr>
        <w:t xml:space="preserve"> besoin</w:t>
      </w:r>
      <w:r w:rsidR="00764F70">
        <w:rPr>
          <w:rFonts w:ascii="Arial" w:hAnsi="Arial" w:cs="Arial"/>
          <w:sz w:val="20"/>
          <w:szCs w:val="20"/>
          <w:lang w:eastAsia="fr-CA"/>
        </w:rPr>
        <w:t>s</w:t>
      </w:r>
      <w:r w:rsidR="00F55FA5">
        <w:rPr>
          <w:rFonts w:ascii="Arial" w:hAnsi="Arial" w:cs="Arial"/>
          <w:sz w:val="20"/>
          <w:szCs w:val="20"/>
          <w:lang w:eastAsia="fr-CA"/>
        </w:rPr>
        <w:t xml:space="preserve"> d’un environnement multiutilisateur</w:t>
      </w:r>
      <w:r w:rsidR="004D6660">
        <w:rPr>
          <w:rFonts w:ascii="Arial" w:hAnsi="Arial" w:cs="Arial"/>
          <w:sz w:val="20"/>
          <w:szCs w:val="20"/>
          <w:lang w:eastAsia="fr-CA"/>
        </w:rPr>
        <w:t>s</w:t>
      </w:r>
      <w:r w:rsidR="00F55FA5">
        <w:rPr>
          <w:rFonts w:ascii="Arial" w:hAnsi="Arial" w:cs="Arial"/>
          <w:sz w:val="20"/>
          <w:szCs w:val="20"/>
          <w:lang w:eastAsia="fr-CA"/>
        </w:rPr>
        <w:t>.</w:t>
      </w:r>
      <w:r w:rsidR="00B22AB2">
        <w:rPr>
          <w:rFonts w:ascii="Arial" w:hAnsi="Arial" w:cs="Arial"/>
          <w:sz w:val="20"/>
          <w:szCs w:val="20"/>
          <w:lang w:eastAsia="fr-CA"/>
        </w:rPr>
        <w:t xml:space="preserve"> </w:t>
      </w:r>
      <w:r w:rsidR="004D6660">
        <w:rPr>
          <w:rFonts w:ascii="Arial" w:hAnsi="Arial" w:cs="Arial"/>
          <w:sz w:val="20"/>
          <w:szCs w:val="20"/>
          <w:lang w:eastAsia="fr-CA"/>
        </w:rPr>
        <w:t>En</w:t>
      </w:r>
      <w:r w:rsidR="00B22AB2">
        <w:rPr>
          <w:rFonts w:ascii="Arial" w:hAnsi="Arial" w:cs="Arial"/>
          <w:sz w:val="20"/>
          <w:szCs w:val="20"/>
          <w:lang w:eastAsia="fr-CA"/>
        </w:rPr>
        <w:t xml:space="preserve">suite, j’ai documenté ces informations </w:t>
      </w:r>
      <w:r w:rsidR="00340DEA">
        <w:rPr>
          <w:rFonts w:ascii="Arial" w:hAnsi="Arial" w:cs="Arial"/>
          <w:sz w:val="20"/>
          <w:szCs w:val="20"/>
          <w:lang w:eastAsia="fr-CA"/>
        </w:rPr>
        <w:t>afin de facilit</w:t>
      </w:r>
      <w:r w:rsidR="00B85F49">
        <w:rPr>
          <w:rFonts w:ascii="Arial" w:hAnsi="Arial" w:cs="Arial"/>
          <w:sz w:val="20"/>
          <w:szCs w:val="20"/>
          <w:lang w:eastAsia="fr-CA"/>
        </w:rPr>
        <w:t>er</w:t>
      </w:r>
      <w:r w:rsidR="00340DEA">
        <w:rPr>
          <w:rFonts w:ascii="Arial" w:hAnsi="Arial" w:cs="Arial"/>
          <w:sz w:val="20"/>
          <w:szCs w:val="20"/>
          <w:lang w:eastAsia="fr-CA"/>
        </w:rPr>
        <w:t xml:space="preserve"> la consultation et </w:t>
      </w:r>
      <w:r w:rsidR="00F74DFF">
        <w:rPr>
          <w:rFonts w:ascii="Arial" w:hAnsi="Arial" w:cs="Arial"/>
          <w:sz w:val="20"/>
          <w:szCs w:val="20"/>
          <w:lang w:eastAsia="fr-CA"/>
        </w:rPr>
        <w:t xml:space="preserve">ainsi </w:t>
      </w:r>
      <w:r w:rsidR="00340DEA">
        <w:rPr>
          <w:rFonts w:ascii="Arial" w:hAnsi="Arial" w:cs="Arial"/>
          <w:sz w:val="20"/>
          <w:szCs w:val="20"/>
          <w:lang w:eastAsia="fr-CA"/>
        </w:rPr>
        <w:t>évit</w:t>
      </w:r>
      <w:r w:rsidR="00B85F49">
        <w:rPr>
          <w:rFonts w:ascii="Arial" w:hAnsi="Arial" w:cs="Arial"/>
          <w:sz w:val="20"/>
          <w:szCs w:val="20"/>
          <w:lang w:eastAsia="fr-CA"/>
        </w:rPr>
        <w:t>er</w:t>
      </w:r>
      <w:r w:rsidR="00340DEA">
        <w:rPr>
          <w:rFonts w:ascii="Arial" w:hAnsi="Arial" w:cs="Arial"/>
          <w:sz w:val="20"/>
          <w:szCs w:val="20"/>
          <w:lang w:eastAsia="fr-CA"/>
        </w:rPr>
        <w:t xml:space="preserve"> des oublis.</w:t>
      </w:r>
      <w:r w:rsidR="004451F8">
        <w:rPr>
          <w:rFonts w:ascii="Arial" w:hAnsi="Arial" w:cs="Arial"/>
          <w:sz w:val="20"/>
          <w:szCs w:val="20"/>
          <w:lang w:eastAsia="fr-CA"/>
        </w:rPr>
        <w:t xml:space="preserve"> </w:t>
      </w:r>
    </w:p>
    <w:p w:rsidR="005135CD" w:rsidRPr="005135CD" w:rsidRDefault="005135CD" w:rsidP="00671601">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w:t>
      </w:r>
      <w:r>
        <w:rPr>
          <w:rFonts w:ascii="Arial" w:hAnsi="Arial" w:cs="Arial"/>
          <w:b/>
          <w:sz w:val="20"/>
          <w:szCs w:val="20"/>
          <w:lang w:eastAsia="fr-CA"/>
        </w:rPr>
        <w:t>Annexe 1</w:t>
      </w:r>
      <w:r>
        <w:rPr>
          <w:rFonts w:ascii="Arial" w:hAnsi="Arial" w:cs="Arial"/>
          <w:sz w:val="20"/>
          <w:szCs w:val="20"/>
          <w:lang w:eastAsia="fr-CA"/>
        </w:rPr>
        <w:t>)</w:t>
      </w:r>
    </w:p>
    <w:p w:rsidR="004451F8" w:rsidRDefault="004451F8" w:rsidP="00671601">
      <w:pPr>
        <w:autoSpaceDE w:val="0"/>
        <w:autoSpaceDN w:val="0"/>
        <w:adjustRightInd w:val="0"/>
        <w:spacing w:after="0" w:line="240" w:lineRule="auto"/>
        <w:jc w:val="both"/>
        <w:rPr>
          <w:rFonts w:ascii="Arial" w:hAnsi="Arial" w:cs="Arial"/>
          <w:sz w:val="20"/>
          <w:szCs w:val="20"/>
          <w:lang w:eastAsia="fr-CA"/>
        </w:rPr>
      </w:pPr>
    </w:p>
    <w:p w:rsidR="005135CD" w:rsidRPr="00BB10FE" w:rsidRDefault="005135CD" w:rsidP="005135CD">
      <w:pPr>
        <w:autoSpaceDE w:val="0"/>
        <w:autoSpaceDN w:val="0"/>
        <w:adjustRightInd w:val="0"/>
        <w:spacing w:after="0" w:line="240" w:lineRule="auto"/>
        <w:jc w:val="both"/>
        <w:rPr>
          <w:rFonts w:ascii="Arial-Black" w:hAnsi="Arial-Black" w:cs="Arial-Black"/>
          <w:b/>
          <w:sz w:val="20"/>
          <w:szCs w:val="20"/>
          <w:lang w:eastAsia="fr-CA"/>
        </w:rPr>
      </w:pPr>
      <w:r w:rsidRPr="00BB10FE">
        <w:rPr>
          <w:rFonts w:ascii="Arial-Black" w:hAnsi="Arial-Black" w:cs="Arial-Black"/>
          <w:b/>
          <w:sz w:val="20"/>
          <w:szCs w:val="20"/>
          <w:lang w:eastAsia="fr-CA"/>
        </w:rPr>
        <w:t>Création d’une baie d’équipement</w:t>
      </w:r>
      <w:r w:rsidR="00E80F18">
        <w:rPr>
          <w:rFonts w:ascii="Arial-Black" w:hAnsi="Arial-Black" w:cs="Arial-Black"/>
          <w:b/>
          <w:sz w:val="20"/>
          <w:szCs w:val="20"/>
          <w:lang w:eastAsia="fr-CA"/>
        </w:rPr>
        <w:t>s</w:t>
      </w:r>
      <w:r w:rsidRPr="00BB10FE">
        <w:rPr>
          <w:rFonts w:ascii="Arial-Black" w:hAnsi="Arial-Black" w:cs="Arial-Black"/>
          <w:b/>
          <w:sz w:val="20"/>
          <w:szCs w:val="20"/>
          <w:lang w:eastAsia="fr-CA"/>
        </w:rPr>
        <w:t xml:space="preserve"> à l’atelier</w:t>
      </w:r>
    </w:p>
    <w:p w:rsidR="005135CD" w:rsidRDefault="005135CD" w:rsidP="00671601">
      <w:pPr>
        <w:autoSpaceDE w:val="0"/>
        <w:autoSpaceDN w:val="0"/>
        <w:adjustRightInd w:val="0"/>
        <w:spacing w:after="0" w:line="240" w:lineRule="auto"/>
        <w:jc w:val="both"/>
        <w:rPr>
          <w:rFonts w:ascii="Arial" w:hAnsi="Arial" w:cs="Arial"/>
          <w:sz w:val="20"/>
          <w:szCs w:val="20"/>
          <w:lang w:eastAsia="fr-CA"/>
        </w:rPr>
      </w:pPr>
    </w:p>
    <w:p w:rsidR="004451F8" w:rsidRDefault="004451F8" w:rsidP="00671601">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t xml:space="preserve">Parfois, avec les logiciels de montage, on ajoute des </w:t>
      </w:r>
      <w:r>
        <w:rPr>
          <w:rFonts w:ascii="Arial" w:hAnsi="Arial" w:cs="Arial"/>
          <w:i/>
          <w:sz w:val="20"/>
          <w:szCs w:val="20"/>
          <w:lang w:eastAsia="fr-CA"/>
        </w:rPr>
        <w:t>Break out box</w:t>
      </w:r>
      <w:r>
        <w:rPr>
          <w:rFonts w:ascii="Arial" w:hAnsi="Arial" w:cs="Arial"/>
          <w:sz w:val="20"/>
          <w:szCs w:val="20"/>
          <w:lang w:eastAsia="fr-CA"/>
        </w:rPr>
        <w:t xml:space="preserve"> pour </w:t>
      </w:r>
      <w:r w:rsidR="006B4E40">
        <w:rPr>
          <w:rFonts w:ascii="Arial" w:hAnsi="Arial" w:cs="Arial"/>
          <w:sz w:val="20"/>
          <w:szCs w:val="20"/>
          <w:lang w:eastAsia="fr-CA"/>
        </w:rPr>
        <w:t xml:space="preserve">la </w:t>
      </w:r>
      <w:r>
        <w:rPr>
          <w:rFonts w:ascii="Arial" w:hAnsi="Arial" w:cs="Arial"/>
          <w:sz w:val="20"/>
          <w:szCs w:val="20"/>
          <w:lang w:eastAsia="fr-CA"/>
        </w:rPr>
        <w:t>capture vidéo</w:t>
      </w:r>
      <w:r w:rsidR="00B65EB2">
        <w:rPr>
          <w:rFonts w:ascii="Arial" w:hAnsi="Arial" w:cs="Arial"/>
          <w:sz w:val="20"/>
          <w:szCs w:val="20"/>
          <w:lang w:eastAsia="fr-CA"/>
        </w:rPr>
        <w:t xml:space="preserve"> </w:t>
      </w:r>
      <w:r w:rsidR="002559CA">
        <w:rPr>
          <w:rFonts w:ascii="Arial" w:hAnsi="Arial" w:cs="Arial"/>
          <w:sz w:val="20"/>
          <w:szCs w:val="20"/>
          <w:lang w:eastAsia="fr-CA"/>
        </w:rPr>
        <w:t>ainsi</w:t>
      </w:r>
      <w:r w:rsidR="00B65EB2">
        <w:rPr>
          <w:rFonts w:ascii="Arial" w:hAnsi="Arial" w:cs="Arial"/>
          <w:sz w:val="20"/>
          <w:szCs w:val="20"/>
          <w:lang w:eastAsia="fr-CA"/>
        </w:rPr>
        <w:t xml:space="preserve"> que l’</w:t>
      </w:r>
      <w:r w:rsidR="002559CA">
        <w:rPr>
          <w:rFonts w:ascii="Arial" w:hAnsi="Arial" w:cs="Arial"/>
          <w:sz w:val="20"/>
          <w:szCs w:val="20"/>
          <w:lang w:eastAsia="fr-CA"/>
        </w:rPr>
        <w:t>étalonnage</w:t>
      </w:r>
      <w:r>
        <w:rPr>
          <w:rFonts w:ascii="Arial" w:hAnsi="Arial" w:cs="Arial"/>
          <w:sz w:val="20"/>
          <w:szCs w:val="20"/>
          <w:lang w:eastAsia="fr-CA"/>
        </w:rPr>
        <w:t xml:space="preserve"> </w:t>
      </w:r>
      <w:r w:rsidR="002559CA">
        <w:rPr>
          <w:rFonts w:ascii="Arial" w:hAnsi="Arial" w:cs="Arial"/>
          <w:sz w:val="20"/>
          <w:szCs w:val="20"/>
          <w:lang w:eastAsia="fr-CA"/>
        </w:rPr>
        <w:t>(</w:t>
      </w:r>
      <w:r>
        <w:rPr>
          <w:rFonts w:ascii="Arial" w:hAnsi="Arial" w:cs="Arial"/>
          <w:sz w:val="20"/>
          <w:szCs w:val="20"/>
          <w:lang w:eastAsia="fr-CA"/>
        </w:rPr>
        <w:t>exemple</w:t>
      </w:r>
      <w:r w:rsidR="002559CA">
        <w:rPr>
          <w:rFonts w:ascii="Arial" w:hAnsi="Arial" w:cs="Arial"/>
          <w:sz w:val="20"/>
          <w:szCs w:val="20"/>
          <w:lang w:eastAsia="fr-CA"/>
        </w:rPr>
        <w:t> </w:t>
      </w:r>
      <w:r w:rsidR="00C81558">
        <w:rPr>
          <w:rFonts w:ascii="Arial" w:hAnsi="Arial" w:cs="Arial"/>
          <w:sz w:val="20"/>
          <w:szCs w:val="20"/>
          <w:lang w:eastAsia="fr-CA"/>
        </w:rPr>
        <w:t>:</w:t>
      </w:r>
      <w:r w:rsidR="00C81558" w:rsidRPr="00C81558">
        <w:rPr>
          <w:rFonts w:ascii="Arial" w:hAnsi="Arial" w:cs="Arial"/>
          <w:sz w:val="20"/>
          <w:szCs w:val="20"/>
          <w:lang w:eastAsia="fr-CA"/>
        </w:rPr>
        <w:t xml:space="preserve"> </w:t>
      </w:r>
      <w:proofErr w:type="spellStart"/>
      <w:r w:rsidR="00C81558" w:rsidRPr="00C81558">
        <w:rPr>
          <w:rFonts w:ascii="Arial" w:hAnsi="Arial" w:cs="Arial"/>
          <w:sz w:val="20"/>
          <w:szCs w:val="20"/>
          <w:lang w:eastAsia="fr-CA"/>
        </w:rPr>
        <w:t>Nitris</w:t>
      </w:r>
      <w:proofErr w:type="spellEnd"/>
      <w:r w:rsidR="002559CA" w:rsidRPr="00C81558">
        <w:rPr>
          <w:rFonts w:ascii="Arial" w:hAnsi="Arial" w:cs="Arial"/>
          <w:sz w:val="20"/>
          <w:szCs w:val="20"/>
          <w:lang w:eastAsia="fr-CA"/>
        </w:rPr>
        <w:t>,</w:t>
      </w:r>
      <w:r w:rsidRPr="00C81558">
        <w:rPr>
          <w:rFonts w:ascii="Arial" w:hAnsi="Arial" w:cs="Arial"/>
          <w:sz w:val="20"/>
          <w:szCs w:val="20"/>
          <w:lang w:eastAsia="fr-CA"/>
        </w:rPr>
        <w:t xml:space="preserve"> </w:t>
      </w:r>
      <w:proofErr w:type="spellStart"/>
      <w:r w:rsidR="006B4E40" w:rsidRPr="00C81558">
        <w:rPr>
          <w:rFonts w:ascii="Arial" w:hAnsi="Arial" w:cs="Arial"/>
          <w:sz w:val="20"/>
          <w:szCs w:val="20"/>
          <w:lang w:eastAsia="fr-CA"/>
        </w:rPr>
        <w:t>Aja</w:t>
      </w:r>
      <w:proofErr w:type="spellEnd"/>
      <w:r w:rsidR="006B4E40" w:rsidRPr="00C81558">
        <w:rPr>
          <w:rFonts w:ascii="Arial" w:hAnsi="Arial" w:cs="Arial"/>
          <w:sz w:val="20"/>
          <w:szCs w:val="20"/>
          <w:lang w:eastAsia="fr-CA"/>
        </w:rPr>
        <w:t xml:space="preserve"> Kona 3G</w:t>
      </w:r>
      <w:r w:rsidR="002559CA" w:rsidRPr="00C81558">
        <w:rPr>
          <w:rFonts w:ascii="Arial" w:hAnsi="Arial" w:cs="Arial"/>
          <w:sz w:val="20"/>
          <w:szCs w:val="20"/>
          <w:lang w:eastAsia="fr-CA"/>
        </w:rPr>
        <w:t xml:space="preserve">, </w:t>
      </w:r>
      <w:r w:rsidR="00DB404F" w:rsidRPr="00C81558">
        <w:rPr>
          <w:rFonts w:ascii="Arial" w:hAnsi="Arial" w:cs="Arial"/>
          <w:sz w:val="20"/>
          <w:szCs w:val="20"/>
          <w:lang w:eastAsia="fr-CA"/>
        </w:rPr>
        <w:t>etc.</w:t>
      </w:r>
      <w:r w:rsidR="002559CA">
        <w:rPr>
          <w:rFonts w:ascii="Arial" w:hAnsi="Arial" w:cs="Arial"/>
          <w:i/>
          <w:sz w:val="20"/>
          <w:szCs w:val="20"/>
          <w:lang w:eastAsia="fr-CA"/>
        </w:rPr>
        <w:t>).</w:t>
      </w:r>
      <w:r w:rsidR="006B4E40">
        <w:rPr>
          <w:rFonts w:ascii="Arial" w:hAnsi="Arial" w:cs="Arial"/>
          <w:sz w:val="20"/>
          <w:szCs w:val="20"/>
          <w:lang w:eastAsia="fr-CA"/>
        </w:rPr>
        <w:t xml:space="preserve"> Plusieurs signaux, autant en entrée qu</w:t>
      </w:r>
      <w:r w:rsidR="00B85F49">
        <w:rPr>
          <w:rFonts w:ascii="Arial" w:hAnsi="Arial" w:cs="Arial"/>
          <w:sz w:val="20"/>
          <w:szCs w:val="20"/>
          <w:lang w:eastAsia="fr-CA"/>
        </w:rPr>
        <w:t>’en</w:t>
      </w:r>
      <w:r w:rsidR="006B4E40">
        <w:rPr>
          <w:rFonts w:ascii="Arial" w:hAnsi="Arial" w:cs="Arial"/>
          <w:sz w:val="20"/>
          <w:szCs w:val="20"/>
          <w:lang w:eastAsia="fr-CA"/>
        </w:rPr>
        <w:t xml:space="preserve"> sortie, sont à tester avant d’installer le système</w:t>
      </w:r>
      <w:r w:rsidR="00B65EB2">
        <w:rPr>
          <w:rFonts w:ascii="Arial" w:hAnsi="Arial" w:cs="Arial"/>
          <w:sz w:val="20"/>
          <w:szCs w:val="20"/>
          <w:lang w:eastAsia="fr-CA"/>
        </w:rPr>
        <w:t xml:space="preserve"> de montage</w:t>
      </w:r>
      <w:r w:rsidR="007E72CE">
        <w:rPr>
          <w:rFonts w:ascii="Arial" w:hAnsi="Arial" w:cs="Arial"/>
          <w:sz w:val="20"/>
          <w:szCs w:val="20"/>
          <w:lang w:eastAsia="fr-CA"/>
        </w:rPr>
        <w:t>. Ç</w:t>
      </w:r>
      <w:r w:rsidR="006B4E40">
        <w:rPr>
          <w:rFonts w:ascii="Arial" w:hAnsi="Arial" w:cs="Arial"/>
          <w:sz w:val="20"/>
          <w:szCs w:val="20"/>
          <w:lang w:eastAsia="fr-CA"/>
        </w:rPr>
        <w:t xml:space="preserve">a permet </w:t>
      </w:r>
      <w:r w:rsidR="007E72CE">
        <w:rPr>
          <w:rFonts w:ascii="Arial" w:hAnsi="Arial" w:cs="Arial"/>
          <w:sz w:val="20"/>
          <w:szCs w:val="20"/>
          <w:lang w:eastAsia="fr-CA"/>
        </w:rPr>
        <w:t>d’évaluer</w:t>
      </w:r>
      <w:r w:rsidR="006B4E40">
        <w:rPr>
          <w:rFonts w:ascii="Arial" w:hAnsi="Arial" w:cs="Arial"/>
          <w:sz w:val="20"/>
          <w:szCs w:val="20"/>
          <w:lang w:eastAsia="fr-CA"/>
        </w:rPr>
        <w:t xml:space="preserve"> </w:t>
      </w:r>
      <w:r w:rsidR="007E72CE">
        <w:rPr>
          <w:rFonts w:ascii="Arial" w:hAnsi="Arial" w:cs="Arial"/>
          <w:sz w:val="20"/>
          <w:szCs w:val="20"/>
          <w:lang w:eastAsia="fr-CA"/>
        </w:rPr>
        <w:t>le bon fonctionnement d</w:t>
      </w:r>
      <w:r w:rsidR="006B4E40">
        <w:rPr>
          <w:rFonts w:ascii="Arial" w:hAnsi="Arial" w:cs="Arial"/>
          <w:sz w:val="20"/>
          <w:szCs w:val="20"/>
          <w:lang w:eastAsia="fr-CA"/>
        </w:rPr>
        <w:t>e</w:t>
      </w:r>
      <w:r w:rsidR="00086010">
        <w:rPr>
          <w:rFonts w:ascii="Arial" w:hAnsi="Arial" w:cs="Arial"/>
          <w:sz w:val="20"/>
          <w:szCs w:val="20"/>
          <w:lang w:eastAsia="fr-CA"/>
        </w:rPr>
        <w:t>s</w:t>
      </w:r>
      <w:r w:rsidR="006B4E40">
        <w:rPr>
          <w:rFonts w:ascii="Arial" w:hAnsi="Arial" w:cs="Arial"/>
          <w:sz w:val="20"/>
          <w:szCs w:val="20"/>
          <w:lang w:eastAsia="fr-CA"/>
        </w:rPr>
        <w:t xml:space="preserve"> périphérique</w:t>
      </w:r>
      <w:r w:rsidR="00086010">
        <w:rPr>
          <w:rFonts w:ascii="Arial" w:hAnsi="Arial" w:cs="Arial"/>
          <w:sz w:val="20"/>
          <w:szCs w:val="20"/>
          <w:lang w:eastAsia="fr-CA"/>
        </w:rPr>
        <w:t>s</w:t>
      </w:r>
      <w:r w:rsidR="006B4E40">
        <w:rPr>
          <w:rFonts w:ascii="Arial" w:hAnsi="Arial" w:cs="Arial"/>
          <w:sz w:val="20"/>
          <w:szCs w:val="20"/>
          <w:lang w:eastAsia="fr-CA"/>
        </w:rPr>
        <w:t xml:space="preserve"> </w:t>
      </w:r>
      <w:r w:rsidR="007E72CE">
        <w:rPr>
          <w:rFonts w:ascii="Arial" w:hAnsi="Arial" w:cs="Arial"/>
          <w:sz w:val="20"/>
          <w:szCs w:val="20"/>
          <w:lang w:eastAsia="fr-CA"/>
        </w:rPr>
        <w:t>et des logiciels</w:t>
      </w:r>
      <w:r w:rsidR="006B4E40">
        <w:rPr>
          <w:rFonts w:ascii="Arial" w:hAnsi="Arial" w:cs="Arial"/>
          <w:sz w:val="20"/>
          <w:szCs w:val="20"/>
          <w:lang w:eastAsia="fr-CA"/>
        </w:rPr>
        <w:t>.</w:t>
      </w:r>
      <w:r w:rsidR="00086010">
        <w:rPr>
          <w:rFonts w:ascii="Arial" w:hAnsi="Arial" w:cs="Arial"/>
          <w:sz w:val="20"/>
          <w:szCs w:val="20"/>
          <w:lang w:eastAsia="fr-CA"/>
        </w:rPr>
        <w:t xml:space="preserve"> À l’atelier, on disposait </w:t>
      </w:r>
      <w:r w:rsidR="00B65EB2">
        <w:rPr>
          <w:rFonts w:ascii="Arial" w:hAnsi="Arial" w:cs="Arial"/>
          <w:sz w:val="20"/>
          <w:szCs w:val="20"/>
          <w:lang w:eastAsia="fr-CA"/>
        </w:rPr>
        <w:t>d’un générateur HDSDI et d’un générateur vidéo NTSC avec audio symétrique. De plus, il fallait que j’utilise un</w:t>
      </w:r>
      <w:r w:rsidR="002559CA">
        <w:rPr>
          <w:rFonts w:ascii="Arial" w:hAnsi="Arial" w:cs="Arial"/>
          <w:sz w:val="20"/>
          <w:szCs w:val="20"/>
          <w:lang w:eastAsia="fr-CA"/>
        </w:rPr>
        <w:t xml:space="preserve"> lecteur </w:t>
      </w:r>
      <w:proofErr w:type="spellStart"/>
      <w:r w:rsidR="002559CA">
        <w:rPr>
          <w:rFonts w:ascii="Arial" w:hAnsi="Arial" w:cs="Arial"/>
          <w:sz w:val="20"/>
          <w:szCs w:val="20"/>
          <w:lang w:eastAsia="fr-CA"/>
        </w:rPr>
        <w:t>Bluray</w:t>
      </w:r>
      <w:proofErr w:type="spellEnd"/>
      <w:r w:rsidR="002559CA">
        <w:rPr>
          <w:rFonts w:ascii="Arial" w:hAnsi="Arial" w:cs="Arial"/>
          <w:sz w:val="20"/>
          <w:szCs w:val="20"/>
          <w:lang w:eastAsia="fr-CA"/>
        </w:rPr>
        <w:t xml:space="preserve"> pour tester</w:t>
      </w:r>
      <w:r w:rsidR="00B65EB2">
        <w:rPr>
          <w:rFonts w:ascii="Arial" w:hAnsi="Arial" w:cs="Arial"/>
          <w:sz w:val="20"/>
          <w:szCs w:val="20"/>
          <w:lang w:eastAsia="fr-CA"/>
        </w:rPr>
        <w:t xml:space="preserve"> les </w:t>
      </w:r>
      <w:r w:rsidR="002559CA">
        <w:rPr>
          <w:rFonts w:ascii="Arial" w:hAnsi="Arial" w:cs="Arial"/>
          <w:sz w:val="20"/>
          <w:szCs w:val="20"/>
          <w:lang w:eastAsia="fr-CA"/>
        </w:rPr>
        <w:t xml:space="preserve">autres </w:t>
      </w:r>
      <w:r w:rsidR="00B65EB2">
        <w:rPr>
          <w:rFonts w:ascii="Arial" w:hAnsi="Arial" w:cs="Arial"/>
          <w:sz w:val="20"/>
          <w:szCs w:val="20"/>
          <w:lang w:eastAsia="fr-CA"/>
        </w:rPr>
        <w:t>entrées disponible</w:t>
      </w:r>
      <w:r w:rsidR="000770EC">
        <w:rPr>
          <w:rFonts w:ascii="Arial" w:hAnsi="Arial" w:cs="Arial"/>
          <w:sz w:val="20"/>
          <w:szCs w:val="20"/>
          <w:lang w:eastAsia="fr-CA"/>
        </w:rPr>
        <w:t>s</w:t>
      </w:r>
      <w:r w:rsidR="00B65EB2">
        <w:rPr>
          <w:rFonts w:ascii="Arial" w:hAnsi="Arial" w:cs="Arial"/>
          <w:sz w:val="20"/>
          <w:szCs w:val="20"/>
          <w:lang w:eastAsia="fr-CA"/>
        </w:rPr>
        <w:t xml:space="preserve"> sur les </w:t>
      </w:r>
      <w:r w:rsidR="00B65EB2">
        <w:rPr>
          <w:rFonts w:ascii="Arial" w:hAnsi="Arial" w:cs="Arial"/>
          <w:i/>
          <w:sz w:val="20"/>
          <w:szCs w:val="20"/>
          <w:lang w:eastAsia="fr-CA"/>
        </w:rPr>
        <w:t>Break out box</w:t>
      </w:r>
      <w:r w:rsidR="00B65EB2">
        <w:rPr>
          <w:rFonts w:ascii="Arial" w:hAnsi="Arial" w:cs="Arial"/>
          <w:sz w:val="20"/>
          <w:szCs w:val="20"/>
          <w:lang w:eastAsia="fr-CA"/>
        </w:rPr>
        <w:t>.</w:t>
      </w:r>
      <w:r w:rsidR="002559CA">
        <w:rPr>
          <w:rFonts w:ascii="Arial" w:hAnsi="Arial" w:cs="Arial"/>
          <w:sz w:val="20"/>
          <w:szCs w:val="20"/>
          <w:lang w:eastAsia="fr-CA"/>
        </w:rPr>
        <w:t xml:space="preserve"> Un </w:t>
      </w:r>
      <w:r w:rsidR="002B6311">
        <w:rPr>
          <w:rFonts w:ascii="Arial" w:hAnsi="Arial" w:cs="Arial"/>
          <w:sz w:val="20"/>
          <w:szCs w:val="20"/>
          <w:lang w:eastAsia="fr-CA"/>
        </w:rPr>
        <w:t>manque</w:t>
      </w:r>
      <w:r w:rsidR="002559CA">
        <w:rPr>
          <w:rFonts w:ascii="Arial" w:hAnsi="Arial" w:cs="Arial"/>
          <w:sz w:val="20"/>
          <w:szCs w:val="20"/>
          <w:lang w:eastAsia="fr-CA"/>
        </w:rPr>
        <w:t xml:space="preserve"> de disponibilité </w:t>
      </w:r>
      <w:r w:rsidR="002B6311">
        <w:rPr>
          <w:rFonts w:ascii="Arial" w:hAnsi="Arial" w:cs="Arial"/>
          <w:sz w:val="20"/>
          <w:szCs w:val="20"/>
          <w:lang w:eastAsia="fr-CA"/>
        </w:rPr>
        <w:t xml:space="preserve">des générateurs </w:t>
      </w:r>
      <w:r w:rsidR="002559CA">
        <w:rPr>
          <w:rFonts w:ascii="Arial" w:hAnsi="Arial" w:cs="Arial"/>
          <w:sz w:val="20"/>
          <w:szCs w:val="20"/>
          <w:lang w:eastAsia="fr-CA"/>
        </w:rPr>
        <w:t>survenait</w:t>
      </w:r>
      <w:r w:rsidR="002B6311">
        <w:rPr>
          <w:rFonts w:ascii="Arial" w:hAnsi="Arial" w:cs="Arial"/>
          <w:sz w:val="20"/>
          <w:szCs w:val="20"/>
          <w:lang w:eastAsia="fr-CA"/>
        </w:rPr>
        <w:t xml:space="preserve"> souvent et une installation</w:t>
      </w:r>
      <w:r w:rsidR="007E72CE">
        <w:rPr>
          <w:rFonts w:ascii="Arial" w:hAnsi="Arial" w:cs="Arial"/>
          <w:sz w:val="20"/>
          <w:szCs w:val="20"/>
          <w:lang w:eastAsia="fr-CA"/>
        </w:rPr>
        <w:t xml:space="preserve"> temporaire</w:t>
      </w:r>
      <w:r w:rsidR="002B6311">
        <w:rPr>
          <w:rFonts w:ascii="Arial" w:hAnsi="Arial" w:cs="Arial"/>
          <w:sz w:val="20"/>
          <w:szCs w:val="20"/>
          <w:lang w:eastAsia="fr-CA"/>
        </w:rPr>
        <w:t xml:space="preserve"> pour les tests était nécessaire à chaque fois.</w:t>
      </w:r>
      <w:r w:rsidR="00B65EB2">
        <w:rPr>
          <w:rFonts w:ascii="Arial" w:hAnsi="Arial" w:cs="Arial"/>
          <w:sz w:val="20"/>
          <w:szCs w:val="20"/>
          <w:lang w:eastAsia="fr-CA"/>
        </w:rPr>
        <w:t xml:space="preserve"> Suite à l’installation des studios de TV</w:t>
      </w:r>
      <w:r w:rsidR="008569D6">
        <w:rPr>
          <w:rFonts w:ascii="Arial" w:hAnsi="Arial" w:cs="Arial"/>
          <w:sz w:val="20"/>
          <w:szCs w:val="20"/>
          <w:lang w:eastAsia="fr-CA"/>
        </w:rPr>
        <w:t xml:space="preserve"> HD, </w:t>
      </w:r>
      <w:r w:rsidR="00B65EB2">
        <w:rPr>
          <w:rFonts w:ascii="Arial" w:hAnsi="Arial" w:cs="Arial"/>
          <w:sz w:val="20"/>
          <w:szCs w:val="20"/>
          <w:lang w:eastAsia="fr-CA"/>
        </w:rPr>
        <w:t>l’</w:t>
      </w:r>
      <w:r w:rsidR="002559CA">
        <w:rPr>
          <w:rFonts w:ascii="Arial" w:hAnsi="Arial" w:cs="Arial"/>
          <w:sz w:val="20"/>
          <w:szCs w:val="20"/>
          <w:lang w:eastAsia="fr-CA"/>
        </w:rPr>
        <w:t>atelier</w:t>
      </w:r>
      <w:r w:rsidR="008569D6">
        <w:rPr>
          <w:rFonts w:ascii="Arial" w:hAnsi="Arial" w:cs="Arial"/>
          <w:sz w:val="20"/>
          <w:szCs w:val="20"/>
          <w:lang w:eastAsia="fr-CA"/>
        </w:rPr>
        <w:t xml:space="preserve"> de réparation a acquis</w:t>
      </w:r>
      <w:r w:rsidR="002559CA">
        <w:rPr>
          <w:rFonts w:ascii="Arial" w:hAnsi="Arial" w:cs="Arial"/>
          <w:sz w:val="20"/>
          <w:szCs w:val="20"/>
          <w:lang w:eastAsia="fr-CA"/>
        </w:rPr>
        <w:t xml:space="preserve"> plusieurs équipements permettant de générer et de distribuer des signaux</w:t>
      </w:r>
      <w:r w:rsidR="002B54B9">
        <w:rPr>
          <w:rFonts w:ascii="Arial" w:hAnsi="Arial" w:cs="Arial"/>
          <w:sz w:val="20"/>
          <w:szCs w:val="20"/>
          <w:lang w:eastAsia="fr-CA"/>
        </w:rPr>
        <w:t xml:space="preserve"> vidéo et audio.</w:t>
      </w:r>
      <w:r w:rsidR="002559CA">
        <w:rPr>
          <w:rFonts w:ascii="Arial" w:hAnsi="Arial" w:cs="Arial"/>
          <w:sz w:val="20"/>
          <w:szCs w:val="20"/>
          <w:lang w:eastAsia="fr-CA"/>
        </w:rPr>
        <w:t xml:space="preserve"> </w:t>
      </w:r>
      <w:r w:rsidR="000770EC">
        <w:rPr>
          <w:rFonts w:ascii="Arial" w:hAnsi="Arial" w:cs="Arial"/>
          <w:sz w:val="20"/>
          <w:szCs w:val="20"/>
          <w:lang w:eastAsia="fr-CA"/>
        </w:rPr>
        <w:t>J</w:t>
      </w:r>
      <w:r w:rsidR="002559CA">
        <w:rPr>
          <w:rFonts w:ascii="Arial" w:hAnsi="Arial" w:cs="Arial"/>
          <w:sz w:val="20"/>
          <w:szCs w:val="20"/>
          <w:lang w:eastAsia="fr-CA"/>
        </w:rPr>
        <w:t xml:space="preserve">’ai </w:t>
      </w:r>
      <w:r w:rsidR="000770EC">
        <w:rPr>
          <w:rFonts w:ascii="Arial" w:hAnsi="Arial" w:cs="Arial"/>
          <w:sz w:val="20"/>
          <w:szCs w:val="20"/>
          <w:lang w:eastAsia="fr-CA"/>
        </w:rPr>
        <w:t>alors</w:t>
      </w:r>
      <w:r w:rsidR="002559CA">
        <w:rPr>
          <w:rFonts w:ascii="Arial" w:hAnsi="Arial" w:cs="Arial"/>
          <w:sz w:val="20"/>
          <w:szCs w:val="20"/>
          <w:lang w:eastAsia="fr-CA"/>
        </w:rPr>
        <w:t xml:space="preserve"> pris l’initiative d’installer une baie d’équipement qui répond aux besoins pour les</w:t>
      </w:r>
      <w:r w:rsidR="002B54B9">
        <w:rPr>
          <w:rFonts w:ascii="Arial" w:hAnsi="Arial" w:cs="Arial"/>
          <w:sz w:val="20"/>
          <w:szCs w:val="20"/>
          <w:lang w:eastAsia="fr-CA"/>
        </w:rPr>
        <w:t xml:space="preserve"> tests</w:t>
      </w:r>
      <w:r w:rsidR="002559CA">
        <w:rPr>
          <w:rFonts w:ascii="Arial" w:hAnsi="Arial" w:cs="Arial"/>
          <w:sz w:val="20"/>
          <w:szCs w:val="20"/>
          <w:lang w:eastAsia="fr-CA"/>
        </w:rPr>
        <w:t xml:space="preserve"> </w:t>
      </w:r>
      <w:r w:rsidR="002B54B9">
        <w:rPr>
          <w:rFonts w:ascii="Arial" w:hAnsi="Arial" w:cs="Arial"/>
          <w:sz w:val="20"/>
          <w:szCs w:val="20"/>
          <w:lang w:eastAsia="fr-CA"/>
        </w:rPr>
        <w:t xml:space="preserve">des </w:t>
      </w:r>
      <w:r w:rsidR="002559CA">
        <w:rPr>
          <w:rFonts w:ascii="Arial" w:hAnsi="Arial" w:cs="Arial"/>
          <w:sz w:val="20"/>
          <w:szCs w:val="20"/>
          <w:lang w:eastAsia="fr-CA"/>
        </w:rPr>
        <w:t>salles de montage.</w:t>
      </w:r>
      <w:r w:rsidR="002B6311">
        <w:rPr>
          <w:rFonts w:ascii="Arial" w:hAnsi="Arial" w:cs="Arial"/>
          <w:sz w:val="20"/>
          <w:szCs w:val="20"/>
          <w:lang w:eastAsia="fr-CA"/>
        </w:rPr>
        <w:t xml:space="preserve"> Pour valider la qualité des signaux de </w:t>
      </w:r>
      <w:r w:rsidR="008569D6">
        <w:rPr>
          <w:rFonts w:ascii="Arial" w:hAnsi="Arial" w:cs="Arial"/>
          <w:sz w:val="20"/>
          <w:szCs w:val="20"/>
          <w:lang w:eastAsia="fr-CA"/>
        </w:rPr>
        <w:t>sortie des appareils, j’ai créé</w:t>
      </w:r>
      <w:r w:rsidR="002B6311">
        <w:rPr>
          <w:rFonts w:ascii="Arial" w:hAnsi="Arial" w:cs="Arial"/>
          <w:sz w:val="20"/>
          <w:szCs w:val="20"/>
          <w:lang w:eastAsia="fr-CA"/>
        </w:rPr>
        <w:t xml:space="preserve"> une unité mobile constitué</w:t>
      </w:r>
      <w:r w:rsidR="00FF3FAF">
        <w:rPr>
          <w:rFonts w:ascii="Arial" w:hAnsi="Arial" w:cs="Arial"/>
          <w:sz w:val="20"/>
          <w:szCs w:val="20"/>
          <w:lang w:eastAsia="fr-CA"/>
        </w:rPr>
        <w:t>e</w:t>
      </w:r>
      <w:r w:rsidR="002B6311">
        <w:rPr>
          <w:rFonts w:ascii="Arial" w:hAnsi="Arial" w:cs="Arial"/>
          <w:sz w:val="20"/>
          <w:szCs w:val="20"/>
          <w:lang w:eastAsia="fr-CA"/>
        </w:rPr>
        <w:t xml:space="preserve"> d’appareil</w:t>
      </w:r>
      <w:r w:rsidR="007F06F7">
        <w:rPr>
          <w:rFonts w:ascii="Arial" w:hAnsi="Arial" w:cs="Arial"/>
          <w:sz w:val="20"/>
          <w:szCs w:val="20"/>
          <w:lang w:eastAsia="fr-CA"/>
        </w:rPr>
        <w:t>s</w:t>
      </w:r>
      <w:r w:rsidR="002B6311">
        <w:rPr>
          <w:rFonts w:ascii="Arial" w:hAnsi="Arial" w:cs="Arial"/>
          <w:sz w:val="20"/>
          <w:szCs w:val="20"/>
          <w:lang w:eastAsia="fr-CA"/>
        </w:rPr>
        <w:t xml:space="preserve"> de mesure et d’étalonnage</w:t>
      </w:r>
      <w:r w:rsidR="008569D6">
        <w:rPr>
          <w:rFonts w:ascii="Arial" w:hAnsi="Arial" w:cs="Arial"/>
          <w:sz w:val="20"/>
          <w:szCs w:val="20"/>
          <w:lang w:eastAsia="fr-CA"/>
        </w:rPr>
        <w:t xml:space="preserve"> (moniteur de référence, analyseur de signal SDI et AES/EBU)</w:t>
      </w:r>
      <w:r w:rsidR="002B6311">
        <w:rPr>
          <w:rFonts w:ascii="Arial" w:hAnsi="Arial" w:cs="Arial"/>
          <w:sz w:val="20"/>
          <w:szCs w:val="20"/>
          <w:lang w:eastAsia="fr-CA"/>
        </w:rPr>
        <w:t xml:space="preserve">. </w:t>
      </w:r>
    </w:p>
    <w:p w:rsidR="00146432" w:rsidRPr="00146432" w:rsidRDefault="00146432" w:rsidP="00146432">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w:t>
      </w:r>
      <w:r>
        <w:rPr>
          <w:rFonts w:ascii="Arial" w:hAnsi="Arial" w:cs="Arial"/>
          <w:b/>
          <w:sz w:val="20"/>
          <w:szCs w:val="20"/>
          <w:lang w:eastAsia="fr-CA"/>
        </w:rPr>
        <w:t>Annexe 2, plan de branchement</w:t>
      </w:r>
      <w:r>
        <w:rPr>
          <w:rFonts w:ascii="Arial" w:hAnsi="Arial" w:cs="Arial"/>
          <w:sz w:val="20"/>
          <w:szCs w:val="20"/>
          <w:lang w:eastAsia="fr-CA"/>
        </w:rPr>
        <w:t>)</w:t>
      </w:r>
    </w:p>
    <w:p w:rsidR="0009422E" w:rsidRDefault="0009422E" w:rsidP="00671601">
      <w:pPr>
        <w:autoSpaceDE w:val="0"/>
        <w:autoSpaceDN w:val="0"/>
        <w:adjustRightInd w:val="0"/>
        <w:spacing w:after="0" w:line="240" w:lineRule="auto"/>
        <w:jc w:val="both"/>
        <w:rPr>
          <w:rFonts w:ascii="Arial" w:hAnsi="Arial" w:cs="Arial"/>
          <w:sz w:val="20"/>
          <w:szCs w:val="20"/>
          <w:lang w:eastAsia="fr-CA"/>
        </w:rPr>
      </w:pPr>
    </w:p>
    <w:p w:rsidR="0009422E" w:rsidRDefault="0009422E" w:rsidP="00671601">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t xml:space="preserve">Pour tester les différents CODEC et </w:t>
      </w:r>
      <w:r w:rsidR="006336F1">
        <w:rPr>
          <w:rFonts w:ascii="Arial" w:hAnsi="Arial" w:cs="Arial"/>
          <w:sz w:val="20"/>
          <w:szCs w:val="20"/>
          <w:lang w:eastAsia="fr-CA"/>
        </w:rPr>
        <w:t xml:space="preserve">les </w:t>
      </w:r>
      <w:r>
        <w:rPr>
          <w:rFonts w:ascii="Arial" w:hAnsi="Arial" w:cs="Arial"/>
          <w:sz w:val="20"/>
          <w:szCs w:val="20"/>
          <w:lang w:eastAsia="fr-CA"/>
        </w:rPr>
        <w:t xml:space="preserve">fichiers </w:t>
      </w:r>
      <w:r w:rsidR="006336F1">
        <w:rPr>
          <w:rFonts w:ascii="Arial" w:hAnsi="Arial" w:cs="Arial"/>
          <w:sz w:val="20"/>
          <w:szCs w:val="20"/>
          <w:lang w:eastAsia="fr-CA"/>
        </w:rPr>
        <w:t>vidéo</w:t>
      </w:r>
      <w:r>
        <w:rPr>
          <w:rFonts w:ascii="Arial" w:hAnsi="Arial" w:cs="Arial"/>
          <w:sz w:val="20"/>
          <w:szCs w:val="20"/>
          <w:lang w:eastAsia="fr-CA"/>
        </w:rPr>
        <w:t xml:space="preserve"> supportés par les stations de montage, j’ai créé un serveur de fichier avec une centralisation </w:t>
      </w:r>
      <w:r w:rsidR="006336F1">
        <w:rPr>
          <w:rFonts w:ascii="Arial" w:hAnsi="Arial" w:cs="Arial"/>
          <w:sz w:val="20"/>
          <w:szCs w:val="20"/>
          <w:lang w:eastAsia="fr-CA"/>
        </w:rPr>
        <w:t>de tous les formats utilisés.</w:t>
      </w:r>
    </w:p>
    <w:p w:rsidR="006336F1" w:rsidRDefault="006336F1" w:rsidP="00671601">
      <w:pPr>
        <w:autoSpaceDE w:val="0"/>
        <w:autoSpaceDN w:val="0"/>
        <w:adjustRightInd w:val="0"/>
        <w:spacing w:after="0" w:line="240" w:lineRule="auto"/>
        <w:jc w:val="both"/>
        <w:rPr>
          <w:rFonts w:ascii="Arial" w:hAnsi="Arial" w:cs="Arial"/>
          <w:sz w:val="20"/>
          <w:szCs w:val="20"/>
          <w:lang w:eastAsia="fr-CA"/>
        </w:rPr>
      </w:pPr>
    </w:p>
    <w:p w:rsidR="006336F1" w:rsidRDefault="00381EE3" w:rsidP="00671601">
      <w:pPr>
        <w:autoSpaceDE w:val="0"/>
        <w:autoSpaceDN w:val="0"/>
        <w:adjustRightInd w:val="0"/>
        <w:spacing w:after="0" w:line="240" w:lineRule="auto"/>
        <w:jc w:val="both"/>
        <w:rPr>
          <w:rFonts w:ascii="Arial" w:hAnsi="Arial" w:cs="Arial"/>
          <w:b/>
          <w:sz w:val="20"/>
          <w:szCs w:val="20"/>
          <w:lang w:eastAsia="fr-CA"/>
        </w:rPr>
      </w:pPr>
      <w:r>
        <w:rPr>
          <w:rFonts w:ascii="Arial" w:hAnsi="Arial" w:cs="Arial"/>
          <w:b/>
          <w:sz w:val="20"/>
          <w:szCs w:val="20"/>
          <w:lang w:eastAsia="fr-CA"/>
        </w:rPr>
        <w:t>II.</w:t>
      </w:r>
      <w:r>
        <w:rPr>
          <w:rFonts w:ascii="Arial" w:hAnsi="Arial" w:cs="Arial"/>
          <w:b/>
          <w:sz w:val="20"/>
          <w:szCs w:val="20"/>
          <w:lang w:eastAsia="fr-CA"/>
        </w:rPr>
        <w:tab/>
        <w:t>Décrivez les résultats obtenus suite à ces projets ou travaux.</w:t>
      </w:r>
    </w:p>
    <w:p w:rsidR="000E65F0" w:rsidRDefault="000E65F0" w:rsidP="00671601">
      <w:pPr>
        <w:autoSpaceDE w:val="0"/>
        <w:autoSpaceDN w:val="0"/>
        <w:adjustRightInd w:val="0"/>
        <w:spacing w:after="0" w:line="240" w:lineRule="auto"/>
        <w:jc w:val="both"/>
        <w:rPr>
          <w:rFonts w:ascii="Arial" w:hAnsi="Arial" w:cs="Arial"/>
          <w:b/>
          <w:sz w:val="20"/>
          <w:szCs w:val="20"/>
          <w:lang w:eastAsia="fr-CA"/>
        </w:rPr>
      </w:pPr>
    </w:p>
    <w:p w:rsidR="000E65F0" w:rsidRPr="00BF2DBC" w:rsidRDefault="000E65F0" w:rsidP="000E65F0">
      <w:pPr>
        <w:autoSpaceDE w:val="0"/>
        <w:autoSpaceDN w:val="0"/>
        <w:adjustRightInd w:val="0"/>
        <w:spacing w:after="0" w:line="240" w:lineRule="auto"/>
        <w:jc w:val="both"/>
        <w:rPr>
          <w:rFonts w:ascii="Arial-Black" w:hAnsi="Arial-Black" w:cs="Arial-Black"/>
          <w:b/>
          <w:sz w:val="20"/>
          <w:szCs w:val="20"/>
          <w:lang w:eastAsia="fr-CA"/>
        </w:rPr>
      </w:pPr>
      <w:r w:rsidRPr="00BF2DBC">
        <w:rPr>
          <w:rFonts w:ascii="Arial-Black" w:hAnsi="Arial-Black" w:cs="Arial-Black"/>
          <w:b/>
          <w:sz w:val="20"/>
          <w:szCs w:val="20"/>
          <w:lang w:eastAsia="fr-CA"/>
        </w:rPr>
        <w:t xml:space="preserve">Standardisation des installations des systèmes </w:t>
      </w:r>
      <w:proofErr w:type="spellStart"/>
      <w:r w:rsidRPr="00BF2DBC">
        <w:rPr>
          <w:rFonts w:ascii="Arial-Black" w:hAnsi="Arial-Black" w:cs="Arial-Black"/>
          <w:b/>
          <w:sz w:val="20"/>
          <w:szCs w:val="20"/>
          <w:lang w:eastAsia="fr-CA"/>
        </w:rPr>
        <w:t>Avid</w:t>
      </w:r>
      <w:proofErr w:type="spellEnd"/>
    </w:p>
    <w:p w:rsidR="00381EE3" w:rsidRDefault="00381EE3" w:rsidP="00671601">
      <w:pPr>
        <w:autoSpaceDE w:val="0"/>
        <w:autoSpaceDN w:val="0"/>
        <w:adjustRightInd w:val="0"/>
        <w:spacing w:after="0" w:line="240" w:lineRule="auto"/>
        <w:jc w:val="both"/>
        <w:rPr>
          <w:rFonts w:ascii="Arial" w:hAnsi="Arial" w:cs="Arial"/>
          <w:b/>
          <w:sz w:val="20"/>
          <w:szCs w:val="20"/>
          <w:lang w:eastAsia="fr-CA"/>
        </w:rPr>
      </w:pPr>
    </w:p>
    <w:p w:rsidR="00381EE3" w:rsidRDefault="00C9452E" w:rsidP="00083E4C">
      <w:pPr>
        <w:autoSpaceDE w:val="0"/>
        <w:autoSpaceDN w:val="0"/>
        <w:adjustRightInd w:val="0"/>
        <w:spacing w:after="0" w:line="240" w:lineRule="auto"/>
        <w:ind w:firstLine="708"/>
        <w:jc w:val="both"/>
        <w:rPr>
          <w:rFonts w:ascii="Arial" w:hAnsi="Arial" w:cs="Arial"/>
          <w:sz w:val="20"/>
          <w:szCs w:val="20"/>
          <w:lang w:eastAsia="fr-CA"/>
        </w:rPr>
      </w:pPr>
      <w:r>
        <w:rPr>
          <w:rFonts w:ascii="Arial" w:hAnsi="Arial" w:cs="Arial"/>
          <w:sz w:val="20"/>
          <w:szCs w:val="20"/>
          <w:lang w:eastAsia="fr-CA"/>
        </w:rPr>
        <w:t xml:space="preserve">Suite à l’implantation des nouvelles configurations, </w:t>
      </w:r>
      <w:r w:rsidR="00381EE3">
        <w:rPr>
          <w:rFonts w:ascii="Arial" w:hAnsi="Arial" w:cs="Arial"/>
          <w:sz w:val="20"/>
          <w:szCs w:val="20"/>
          <w:lang w:eastAsia="fr-CA"/>
        </w:rPr>
        <w:t xml:space="preserve">plusieurs manipulations </w:t>
      </w:r>
      <w:r w:rsidR="00DF4DEA">
        <w:rPr>
          <w:rFonts w:ascii="Arial" w:hAnsi="Arial" w:cs="Arial"/>
          <w:sz w:val="20"/>
          <w:szCs w:val="20"/>
          <w:lang w:eastAsia="fr-CA"/>
        </w:rPr>
        <w:t>répétitives liées</w:t>
      </w:r>
      <w:r w:rsidR="00381EE3">
        <w:rPr>
          <w:rFonts w:ascii="Arial" w:hAnsi="Arial" w:cs="Arial"/>
          <w:sz w:val="20"/>
          <w:szCs w:val="20"/>
          <w:lang w:eastAsia="fr-CA"/>
        </w:rPr>
        <w:t xml:space="preserve"> aux mises à jour de l’anti-virus et du système d’exploitation</w:t>
      </w:r>
      <w:r>
        <w:rPr>
          <w:rFonts w:ascii="Arial" w:hAnsi="Arial" w:cs="Arial"/>
          <w:sz w:val="20"/>
          <w:szCs w:val="20"/>
          <w:lang w:eastAsia="fr-CA"/>
        </w:rPr>
        <w:t xml:space="preserve"> ont pu être évitée</w:t>
      </w:r>
      <w:r w:rsidR="00381EE3">
        <w:rPr>
          <w:rFonts w:ascii="Arial" w:hAnsi="Arial" w:cs="Arial"/>
          <w:sz w:val="20"/>
          <w:szCs w:val="20"/>
          <w:lang w:eastAsia="fr-CA"/>
        </w:rPr>
        <w:t xml:space="preserve">. </w:t>
      </w:r>
      <w:r w:rsidR="00DF4DEA">
        <w:rPr>
          <w:rFonts w:ascii="Arial" w:hAnsi="Arial" w:cs="Arial"/>
          <w:sz w:val="20"/>
          <w:szCs w:val="20"/>
          <w:lang w:eastAsia="fr-CA"/>
        </w:rPr>
        <w:t>Cet</w:t>
      </w:r>
      <w:r w:rsidR="00381EE3">
        <w:rPr>
          <w:rFonts w:ascii="Arial" w:hAnsi="Arial" w:cs="Arial"/>
          <w:sz w:val="20"/>
          <w:szCs w:val="20"/>
          <w:lang w:eastAsia="fr-CA"/>
        </w:rPr>
        <w:t xml:space="preserve"> automatisme ne pouvait être </w:t>
      </w:r>
      <w:r w:rsidR="00DF4DEA">
        <w:rPr>
          <w:rFonts w:ascii="Arial" w:hAnsi="Arial" w:cs="Arial"/>
          <w:sz w:val="20"/>
          <w:szCs w:val="20"/>
          <w:lang w:eastAsia="fr-CA"/>
        </w:rPr>
        <w:t>utilisé</w:t>
      </w:r>
      <w:r w:rsidR="00381EE3">
        <w:rPr>
          <w:rFonts w:ascii="Arial" w:hAnsi="Arial" w:cs="Arial"/>
          <w:sz w:val="20"/>
          <w:szCs w:val="20"/>
          <w:lang w:eastAsia="fr-CA"/>
        </w:rPr>
        <w:t xml:space="preserve"> auparavant étant donné qu’il n’y avait aucune restriction </w:t>
      </w:r>
      <w:r w:rsidR="00DF4DEA">
        <w:rPr>
          <w:rFonts w:ascii="Arial" w:hAnsi="Arial" w:cs="Arial"/>
          <w:sz w:val="20"/>
          <w:szCs w:val="20"/>
          <w:lang w:eastAsia="fr-CA"/>
        </w:rPr>
        <w:t>logicielle</w:t>
      </w:r>
      <w:r w:rsidR="002D727E">
        <w:rPr>
          <w:rFonts w:ascii="Arial" w:hAnsi="Arial" w:cs="Arial"/>
          <w:sz w:val="20"/>
          <w:szCs w:val="20"/>
          <w:lang w:eastAsia="fr-CA"/>
        </w:rPr>
        <w:t xml:space="preserve"> et réseau.</w:t>
      </w:r>
      <w:r w:rsidR="00DF4DEA">
        <w:rPr>
          <w:rFonts w:ascii="Arial" w:hAnsi="Arial" w:cs="Arial"/>
          <w:sz w:val="20"/>
          <w:szCs w:val="20"/>
          <w:lang w:eastAsia="fr-CA"/>
        </w:rPr>
        <w:t xml:space="preserve"> </w:t>
      </w:r>
      <w:r w:rsidR="00FF3FAF">
        <w:rPr>
          <w:rFonts w:ascii="Arial" w:hAnsi="Arial" w:cs="Arial"/>
          <w:sz w:val="20"/>
          <w:szCs w:val="20"/>
          <w:lang w:eastAsia="fr-CA"/>
        </w:rPr>
        <w:t>L</w:t>
      </w:r>
      <w:r w:rsidR="00DF4DEA">
        <w:rPr>
          <w:rFonts w:ascii="Arial" w:hAnsi="Arial" w:cs="Arial"/>
          <w:sz w:val="20"/>
          <w:szCs w:val="20"/>
          <w:lang w:eastAsia="fr-CA"/>
        </w:rPr>
        <w:t xml:space="preserve">’internet n’était </w:t>
      </w:r>
      <w:r w:rsidR="00FF3FAF">
        <w:rPr>
          <w:rFonts w:ascii="Arial" w:hAnsi="Arial" w:cs="Arial"/>
          <w:sz w:val="20"/>
          <w:szCs w:val="20"/>
          <w:lang w:eastAsia="fr-CA"/>
        </w:rPr>
        <w:t xml:space="preserve">donc </w:t>
      </w:r>
      <w:r w:rsidR="00DF4DEA">
        <w:rPr>
          <w:rFonts w:ascii="Arial" w:hAnsi="Arial" w:cs="Arial"/>
          <w:sz w:val="20"/>
          <w:szCs w:val="20"/>
          <w:lang w:eastAsia="fr-CA"/>
        </w:rPr>
        <w:t>pas disponible sur les stations de montage</w:t>
      </w:r>
      <w:r w:rsidR="00FF3FAF">
        <w:rPr>
          <w:rFonts w:ascii="Arial" w:hAnsi="Arial" w:cs="Arial"/>
          <w:sz w:val="20"/>
          <w:szCs w:val="20"/>
          <w:lang w:eastAsia="fr-CA"/>
        </w:rPr>
        <w:t xml:space="preserve"> avant les modifications sur les GPO</w:t>
      </w:r>
      <w:r w:rsidR="00DF4DEA">
        <w:rPr>
          <w:rFonts w:ascii="Arial" w:hAnsi="Arial" w:cs="Arial"/>
          <w:sz w:val="20"/>
          <w:szCs w:val="20"/>
          <w:lang w:eastAsia="fr-CA"/>
        </w:rPr>
        <w:t xml:space="preserve">. </w:t>
      </w:r>
      <w:r w:rsidR="008B66D8">
        <w:rPr>
          <w:rFonts w:ascii="Arial" w:hAnsi="Arial" w:cs="Arial"/>
          <w:sz w:val="20"/>
          <w:szCs w:val="20"/>
          <w:lang w:eastAsia="fr-CA"/>
        </w:rPr>
        <w:t xml:space="preserve">La sécurité était compromise parce que les stations étaient mises à jour environ une fois par semaine. </w:t>
      </w:r>
      <w:r w:rsidR="00DF4DEA">
        <w:rPr>
          <w:rFonts w:ascii="Arial" w:hAnsi="Arial" w:cs="Arial"/>
          <w:sz w:val="20"/>
          <w:szCs w:val="20"/>
          <w:lang w:eastAsia="fr-CA"/>
        </w:rPr>
        <w:t xml:space="preserve">Maintenant, </w:t>
      </w:r>
      <w:r w:rsidR="004A2489">
        <w:rPr>
          <w:rFonts w:ascii="Arial" w:hAnsi="Arial" w:cs="Arial"/>
          <w:sz w:val="20"/>
          <w:szCs w:val="20"/>
          <w:lang w:eastAsia="fr-CA"/>
        </w:rPr>
        <w:t>les stations</w:t>
      </w:r>
      <w:r w:rsidR="008B66D8">
        <w:rPr>
          <w:rFonts w:ascii="Arial" w:hAnsi="Arial" w:cs="Arial"/>
          <w:sz w:val="20"/>
          <w:szCs w:val="20"/>
          <w:lang w:eastAsia="fr-CA"/>
        </w:rPr>
        <w:t xml:space="preserve"> sont mises à jour à chaque </w:t>
      </w:r>
      <w:r w:rsidR="007E72CE">
        <w:rPr>
          <w:rFonts w:ascii="Arial" w:hAnsi="Arial" w:cs="Arial"/>
          <w:sz w:val="20"/>
          <w:szCs w:val="20"/>
          <w:lang w:eastAsia="fr-CA"/>
        </w:rPr>
        <w:t>ouverture. Il</w:t>
      </w:r>
      <w:r w:rsidR="00DF4DEA">
        <w:rPr>
          <w:rFonts w:ascii="Arial" w:hAnsi="Arial" w:cs="Arial"/>
          <w:sz w:val="20"/>
          <w:szCs w:val="20"/>
          <w:lang w:eastAsia="fr-CA"/>
        </w:rPr>
        <w:t xml:space="preserve"> est possible d’avoir accès</w:t>
      </w:r>
      <w:r w:rsidR="007E72CE">
        <w:rPr>
          <w:rFonts w:ascii="Arial" w:hAnsi="Arial" w:cs="Arial"/>
          <w:sz w:val="20"/>
          <w:szCs w:val="20"/>
          <w:lang w:eastAsia="fr-CA"/>
        </w:rPr>
        <w:t xml:space="preserve"> seulement</w:t>
      </w:r>
      <w:r w:rsidR="00DF4DEA">
        <w:rPr>
          <w:rFonts w:ascii="Arial" w:hAnsi="Arial" w:cs="Arial"/>
          <w:sz w:val="20"/>
          <w:szCs w:val="20"/>
          <w:lang w:eastAsia="fr-CA"/>
        </w:rPr>
        <w:t xml:space="preserve"> au</w:t>
      </w:r>
      <w:r w:rsidR="007E72CE">
        <w:rPr>
          <w:rFonts w:ascii="Arial" w:hAnsi="Arial" w:cs="Arial"/>
          <w:sz w:val="20"/>
          <w:szCs w:val="20"/>
          <w:lang w:eastAsia="fr-CA"/>
        </w:rPr>
        <w:t>x</w:t>
      </w:r>
      <w:r w:rsidR="00DF4DEA">
        <w:rPr>
          <w:rFonts w:ascii="Arial" w:hAnsi="Arial" w:cs="Arial"/>
          <w:sz w:val="20"/>
          <w:szCs w:val="20"/>
          <w:lang w:eastAsia="fr-CA"/>
        </w:rPr>
        <w:t xml:space="preserve"> site</w:t>
      </w:r>
      <w:r w:rsidR="007E72CE">
        <w:rPr>
          <w:rFonts w:ascii="Arial" w:hAnsi="Arial" w:cs="Arial"/>
          <w:sz w:val="20"/>
          <w:szCs w:val="20"/>
          <w:lang w:eastAsia="fr-CA"/>
        </w:rPr>
        <w:t>s</w:t>
      </w:r>
      <w:r w:rsidR="00DF4DEA">
        <w:rPr>
          <w:rFonts w:ascii="Arial" w:hAnsi="Arial" w:cs="Arial"/>
          <w:sz w:val="20"/>
          <w:szCs w:val="20"/>
          <w:lang w:eastAsia="fr-CA"/>
        </w:rPr>
        <w:t xml:space="preserve"> </w:t>
      </w:r>
      <w:r w:rsidR="007E72CE">
        <w:rPr>
          <w:rFonts w:ascii="Arial" w:hAnsi="Arial" w:cs="Arial"/>
          <w:sz w:val="20"/>
          <w:szCs w:val="20"/>
          <w:lang w:eastAsia="fr-CA"/>
        </w:rPr>
        <w:t>web</w:t>
      </w:r>
      <w:r w:rsidR="00DF4DEA">
        <w:rPr>
          <w:rFonts w:ascii="Arial" w:hAnsi="Arial" w:cs="Arial"/>
          <w:sz w:val="20"/>
          <w:szCs w:val="20"/>
          <w:lang w:eastAsia="fr-CA"/>
        </w:rPr>
        <w:t xml:space="preserve"> de l’UQAM, </w:t>
      </w:r>
      <w:r w:rsidR="009D5CEE">
        <w:rPr>
          <w:rFonts w:ascii="Arial" w:hAnsi="Arial" w:cs="Arial"/>
          <w:sz w:val="20"/>
          <w:szCs w:val="20"/>
          <w:lang w:eastAsia="fr-CA"/>
        </w:rPr>
        <w:t>d’</w:t>
      </w:r>
      <w:proofErr w:type="spellStart"/>
      <w:r w:rsidR="009D5CEE">
        <w:rPr>
          <w:rFonts w:ascii="Arial" w:hAnsi="Arial" w:cs="Arial"/>
          <w:sz w:val="20"/>
          <w:szCs w:val="20"/>
          <w:lang w:eastAsia="fr-CA"/>
        </w:rPr>
        <w:t>Avid</w:t>
      </w:r>
      <w:proofErr w:type="spellEnd"/>
      <w:r w:rsidR="00DF4DEA">
        <w:rPr>
          <w:rFonts w:ascii="Arial" w:hAnsi="Arial" w:cs="Arial"/>
          <w:sz w:val="20"/>
          <w:szCs w:val="20"/>
          <w:lang w:eastAsia="fr-CA"/>
        </w:rPr>
        <w:t xml:space="preserve">, et </w:t>
      </w:r>
      <w:r w:rsidR="009D5CEE">
        <w:rPr>
          <w:rFonts w:ascii="Arial" w:hAnsi="Arial" w:cs="Arial"/>
          <w:sz w:val="20"/>
          <w:szCs w:val="20"/>
          <w:lang w:eastAsia="fr-CA"/>
        </w:rPr>
        <w:t>d’Adobe</w:t>
      </w:r>
      <w:r w:rsidR="00DF4DEA">
        <w:rPr>
          <w:rFonts w:ascii="Arial" w:hAnsi="Arial" w:cs="Arial"/>
          <w:sz w:val="20"/>
          <w:szCs w:val="20"/>
          <w:lang w:eastAsia="fr-CA"/>
        </w:rPr>
        <w:t xml:space="preserve"> afin de pouvoir consulter de l’information pertinent</w:t>
      </w:r>
      <w:r w:rsidR="00FF3FAF">
        <w:rPr>
          <w:rFonts w:ascii="Arial" w:hAnsi="Arial" w:cs="Arial"/>
          <w:sz w:val="20"/>
          <w:szCs w:val="20"/>
          <w:lang w:eastAsia="fr-CA"/>
        </w:rPr>
        <w:t>e</w:t>
      </w:r>
      <w:r w:rsidR="00DF4DEA">
        <w:rPr>
          <w:rFonts w:ascii="Arial" w:hAnsi="Arial" w:cs="Arial"/>
          <w:sz w:val="20"/>
          <w:szCs w:val="20"/>
          <w:lang w:eastAsia="fr-CA"/>
        </w:rPr>
        <w:t xml:space="preserve"> </w:t>
      </w:r>
      <w:r w:rsidR="00FF3FAF">
        <w:rPr>
          <w:rFonts w:ascii="Arial" w:hAnsi="Arial" w:cs="Arial"/>
          <w:sz w:val="20"/>
          <w:szCs w:val="20"/>
          <w:lang w:eastAsia="fr-CA"/>
        </w:rPr>
        <w:t>lors de</w:t>
      </w:r>
      <w:r w:rsidR="00DF4DEA">
        <w:rPr>
          <w:rFonts w:ascii="Arial" w:hAnsi="Arial" w:cs="Arial"/>
          <w:sz w:val="20"/>
          <w:szCs w:val="20"/>
          <w:lang w:eastAsia="fr-CA"/>
        </w:rPr>
        <w:t xml:space="preserve"> </w:t>
      </w:r>
      <w:r w:rsidR="00FF3FAF">
        <w:rPr>
          <w:rFonts w:ascii="Arial" w:hAnsi="Arial" w:cs="Arial"/>
          <w:sz w:val="20"/>
          <w:szCs w:val="20"/>
          <w:lang w:eastAsia="fr-CA"/>
        </w:rPr>
        <w:t>l’</w:t>
      </w:r>
      <w:r w:rsidR="00DF4DEA">
        <w:rPr>
          <w:rFonts w:ascii="Arial" w:hAnsi="Arial" w:cs="Arial"/>
          <w:sz w:val="20"/>
          <w:szCs w:val="20"/>
          <w:lang w:eastAsia="fr-CA"/>
        </w:rPr>
        <w:t xml:space="preserve">apprentissage des logiciels utilisés. De plus, les utilisateurs </w:t>
      </w:r>
      <w:r w:rsidR="009D5CEE">
        <w:rPr>
          <w:rFonts w:ascii="Arial" w:hAnsi="Arial" w:cs="Arial"/>
          <w:sz w:val="20"/>
          <w:szCs w:val="20"/>
          <w:lang w:eastAsia="fr-CA"/>
        </w:rPr>
        <w:t>s’authentifient</w:t>
      </w:r>
      <w:r w:rsidR="00DF4DEA">
        <w:rPr>
          <w:rFonts w:ascii="Arial" w:hAnsi="Arial" w:cs="Arial"/>
          <w:sz w:val="20"/>
          <w:szCs w:val="20"/>
          <w:lang w:eastAsia="fr-CA"/>
        </w:rPr>
        <w:t xml:space="preserve"> avec leur code MS</w:t>
      </w:r>
      <w:r w:rsidR="00FF3FAF">
        <w:rPr>
          <w:rFonts w:ascii="Arial" w:hAnsi="Arial" w:cs="Arial"/>
          <w:sz w:val="20"/>
          <w:szCs w:val="20"/>
          <w:lang w:eastAsia="fr-CA"/>
        </w:rPr>
        <w:t>,</w:t>
      </w:r>
      <w:r w:rsidR="00DF4DEA">
        <w:rPr>
          <w:rFonts w:ascii="Arial" w:hAnsi="Arial" w:cs="Arial"/>
          <w:sz w:val="20"/>
          <w:szCs w:val="20"/>
          <w:lang w:eastAsia="fr-CA"/>
        </w:rPr>
        <w:t xml:space="preserve"> donc leur espace personnel </w:t>
      </w:r>
      <w:r w:rsidR="009D5CEE">
        <w:rPr>
          <w:rFonts w:ascii="Arial" w:hAnsi="Arial" w:cs="Arial"/>
          <w:sz w:val="20"/>
          <w:szCs w:val="20"/>
          <w:lang w:eastAsia="fr-CA"/>
        </w:rPr>
        <w:t>est protégé et ils ont accès à leurs lecteurs réseaux. De notre côté, on peut savoir qui utilise la station et à quel moment. Pour évit</w:t>
      </w:r>
      <w:r w:rsidR="00207D29">
        <w:rPr>
          <w:rFonts w:ascii="Arial" w:hAnsi="Arial" w:cs="Arial"/>
          <w:sz w:val="20"/>
          <w:szCs w:val="20"/>
          <w:lang w:eastAsia="fr-CA"/>
        </w:rPr>
        <w:t>er</w:t>
      </w:r>
      <w:r w:rsidR="009D5CEE">
        <w:rPr>
          <w:rFonts w:ascii="Arial" w:hAnsi="Arial" w:cs="Arial"/>
          <w:sz w:val="20"/>
          <w:szCs w:val="20"/>
          <w:lang w:eastAsia="fr-CA"/>
        </w:rPr>
        <w:t xml:space="preserve"> des problèmes liés à la surcharge des disques de travail et, par le fait même, une perte de stabilité des stations, j’impose</w:t>
      </w:r>
      <w:r w:rsidR="004A2489">
        <w:rPr>
          <w:rFonts w:ascii="Arial" w:hAnsi="Arial" w:cs="Arial"/>
          <w:sz w:val="20"/>
          <w:szCs w:val="20"/>
          <w:lang w:eastAsia="fr-CA"/>
        </w:rPr>
        <w:t xml:space="preserve"> aussi</w:t>
      </w:r>
      <w:r w:rsidR="009D5CEE">
        <w:rPr>
          <w:rFonts w:ascii="Arial" w:hAnsi="Arial" w:cs="Arial"/>
          <w:sz w:val="20"/>
          <w:szCs w:val="20"/>
          <w:lang w:eastAsia="fr-CA"/>
        </w:rPr>
        <w:t xml:space="preserve"> des quota</w:t>
      </w:r>
      <w:r w:rsidR="004A2489">
        <w:rPr>
          <w:rFonts w:ascii="Arial" w:hAnsi="Arial" w:cs="Arial"/>
          <w:sz w:val="20"/>
          <w:szCs w:val="20"/>
          <w:lang w:eastAsia="fr-CA"/>
        </w:rPr>
        <w:t>s</w:t>
      </w:r>
      <w:r w:rsidR="009D5CEE">
        <w:rPr>
          <w:rFonts w:ascii="Arial" w:hAnsi="Arial" w:cs="Arial"/>
          <w:sz w:val="20"/>
          <w:szCs w:val="20"/>
          <w:lang w:eastAsia="fr-CA"/>
        </w:rPr>
        <w:t xml:space="preserve"> pour les espaces personnels.</w:t>
      </w:r>
      <w:r w:rsidR="004A2489">
        <w:rPr>
          <w:rFonts w:ascii="Arial" w:hAnsi="Arial" w:cs="Arial"/>
          <w:sz w:val="20"/>
          <w:szCs w:val="20"/>
          <w:lang w:eastAsia="fr-CA"/>
        </w:rPr>
        <w:t xml:space="preserve"> </w:t>
      </w:r>
      <w:r w:rsidR="009D5CEE">
        <w:rPr>
          <w:rFonts w:ascii="Arial" w:hAnsi="Arial" w:cs="Arial"/>
          <w:sz w:val="20"/>
          <w:szCs w:val="20"/>
          <w:lang w:eastAsia="fr-CA"/>
        </w:rPr>
        <w:t xml:space="preserve"> </w:t>
      </w:r>
    </w:p>
    <w:p w:rsidR="008B31F9" w:rsidRDefault="008B31F9" w:rsidP="00671601">
      <w:pPr>
        <w:autoSpaceDE w:val="0"/>
        <w:autoSpaceDN w:val="0"/>
        <w:adjustRightInd w:val="0"/>
        <w:spacing w:after="0" w:line="240" w:lineRule="auto"/>
        <w:jc w:val="both"/>
        <w:rPr>
          <w:rFonts w:ascii="Arial" w:hAnsi="Arial" w:cs="Arial"/>
          <w:sz w:val="20"/>
          <w:szCs w:val="20"/>
          <w:lang w:eastAsia="fr-CA"/>
        </w:rPr>
      </w:pPr>
    </w:p>
    <w:p w:rsidR="00340DEA" w:rsidRDefault="008B31F9" w:rsidP="00671601">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lastRenderedPageBreak/>
        <w:tab/>
        <w:t>Les résultats les plus concret</w:t>
      </w:r>
      <w:r w:rsidR="004E10C7">
        <w:rPr>
          <w:rFonts w:ascii="Arial" w:hAnsi="Arial" w:cs="Arial"/>
          <w:sz w:val="20"/>
          <w:szCs w:val="20"/>
          <w:lang w:eastAsia="fr-CA"/>
        </w:rPr>
        <w:t>s</w:t>
      </w:r>
      <w:r>
        <w:rPr>
          <w:rFonts w:ascii="Arial" w:hAnsi="Arial" w:cs="Arial"/>
          <w:sz w:val="20"/>
          <w:szCs w:val="20"/>
          <w:lang w:eastAsia="fr-CA"/>
        </w:rPr>
        <w:t xml:space="preserve"> </w:t>
      </w:r>
      <w:r w:rsidR="004E10C7">
        <w:rPr>
          <w:rFonts w:ascii="Arial" w:hAnsi="Arial" w:cs="Arial"/>
          <w:sz w:val="20"/>
          <w:szCs w:val="20"/>
          <w:lang w:eastAsia="fr-CA"/>
        </w:rPr>
        <w:t>suite</w:t>
      </w:r>
      <w:r>
        <w:rPr>
          <w:rFonts w:ascii="Arial" w:hAnsi="Arial" w:cs="Arial"/>
          <w:sz w:val="20"/>
          <w:szCs w:val="20"/>
          <w:lang w:eastAsia="fr-CA"/>
        </w:rPr>
        <w:t xml:space="preserve"> aux standard</w:t>
      </w:r>
      <w:r w:rsidR="007E72CE">
        <w:rPr>
          <w:rFonts w:ascii="Arial" w:hAnsi="Arial" w:cs="Arial"/>
          <w:sz w:val="20"/>
          <w:szCs w:val="20"/>
          <w:lang w:eastAsia="fr-CA"/>
        </w:rPr>
        <w:t>s</w:t>
      </w:r>
      <w:r>
        <w:rPr>
          <w:rFonts w:ascii="Arial" w:hAnsi="Arial" w:cs="Arial"/>
          <w:sz w:val="20"/>
          <w:szCs w:val="20"/>
          <w:lang w:eastAsia="fr-CA"/>
        </w:rPr>
        <w:t xml:space="preserve"> établi</w:t>
      </w:r>
      <w:r w:rsidR="007E72CE">
        <w:rPr>
          <w:rFonts w:ascii="Arial" w:hAnsi="Arial" w:cs="Arial"/>
          <w:sz w:val="20"/>
          <w:szCs w:val="20"/>
          <w:lang w:eastAsia="fr-CA"/>
        </w:rPr>
        <w:t>s</w:t>
      </w:r>
      <w:r>
        <w:rPr>
          <w:rFonts w:ascii="Arial" w:hAnsi="Arial" w:cs="Arial"/>
          <w:sz w:val="20"/>
          <w:szCs w:val="20"/>
          <w:lang w:eastAsia="fr-CA"/>
        </w:rPr>
        <w:t xml:space="preserve"> sont une diminution considérable des interventions liée</w:t>
      </w:r>
      <w:r w:rsidR="004E10C7">
        <w:rPr>
          <w:rFonts w:ascii="Arial" w:hAnsi="Arial" w:cs="Arial"/>
          <w:sz w:val="20"/>
          <w:szCs w:val="20"/>
          <w:lang w:eastAsia="fr-CA"/>
        </w:rPr>
        <w:t>s</w:t>
      </w:r>
      <w:r>
        <w:rPr>
          <w:rFonts w:ascii="Arial" w:hAnsi="Arial" w:cs="Arial"/>
          <w:sz w:val="20"/>
          <w:szCs w:val="20"/>
          <w:lang w:eastAsia="fr-CA"/>
        </w:rPr>
        <w:t xml:space="preserve"> à la perte de donné</w:t>
      </w:r>
      <w:r w:rsidR="004E10C7">
        <w:rPr>
          <w:rFonts w:ascii="Arial" w:hAnsi="Arial" w:cs="Arial"/>
          <w:sz w:val="20"/>
          <w:szCs w:val="20"/>
          <w:lang w:eastAsia="fr-CA"/>
        </w:rPr>
        <w:t>es</w:t>
      </w:r>
      <w:r>
        <w:rPr>
          <w:rFonts w:ascii="Arial" w:hAnsi="Arial" w:cs="Arial"/>
          <w:sz w:val="20"/>
          <w:szCs w:val="20"/>
          <w:lang w:eastAsia="fr-CA"/>
        </w:rPr>
        <w:t xml:space="preserve"> et à la réinstallation des stations</w:t>
      </w:r>
      <w:r w:rsidR="004E10C7">
        <w:rPr>
          <w:rFonts w:ascii="Arial" w:hAnsi="Arial" w:cs="Arial"/>
          <w:sz w:val="20"/>
          <w:szCs w:val="20"/>
          <w:lang w:eastAsia="fr-CA"/>
        </w:rPr>
        <w:t>,</w:t>
      </w:r>
      <w:r>
        <w:rPr>
          <w:rFonts w:ascii="Arial" w:hAnsi="Arial" w:cs="Arial"/>
          <w:sz w:val="20"/>
          <w:szCs w:val="20"/>
          <w:lang w:eastAsia="fr-CA"/>
        </w:rPr>
        <w:t xml:space="preserve"> </w:t>
      </w:r>
      <w:r w:rsidR="004E10C7">
        <w:rPr>
          <w:rFonts w:ascii="Arial" w:hAnsi="Arial" w:cs="Arial"/>
          <w:sz w:val="20"/>
          <w:szCs w:val="20"/>
          <w:lang w:eastAsia="fr-CA"/>
        </w:rPr>
        <w:t>u</w:t>
      </w:r>
      <w:r>
        <w:rPr>
          <w:rFonts w:ascii="Arial" w:hAnsi="Arial" w:cs="Arial"/>
          <w:sz w:val="20"/>
          <w:szCs w:val="20"/>
          <w:lang w:eastAsia="fr-CA"/>
        </w:rPr>
        <w:t>ne fiabilité accru</w:t>
      </w:r>
      <w:r w:rsidR="004E10C7">
        <w:rPr>
          <w:rFonts w:ascii="Arial" w:hAnsi="Arial" w:cs="Arial"/>
          <w:sz w:val="20"/>
          <w:szCs w:val="20"/>
          <w:lang w:eastAsia="fr-CA"/>
        </w:rPr>
        <w:t>e</w:t>
      </w:r>
      <w:r>
        <w:rPr>
          <w:rFonts w:ascii="Arial" w:hAnsi="Arial" w:cs="Arial"/>
          <w:sz w:val="20"/>
          <w:szCs w:val="20"/>
          <w:lang w:eastAsia="fr-CA"/>
        </w:rPr>
        <w:t xml:space="preserve"> ainsi qu’un accès </w:t>
      </w:r>
      <w:r w:rsidR="005D5440">
        <w:rPr>
          <w:rFonts w:ascii="Arial" w:hAnsi="Arial" w:cs="Arial"/>
          <w:sz w:val="20"/>
          <w:szCs w:val="20"/>
          <w:lang w:eastAsia="fr-CA"/>
        </w:rPr>
        <w:t xml:space="preserve">sécuritaire. </w:t>
      </w:r>
      <w:r w:rsidR="00B22AB2">
        <w:rPr>
          <w:rFonts w:ascii="Arial" w:hAnsi="Arial" w:cs="Arial"/>
          <w:sz w:val="20"/>
          <w:szCs w:val="20"/>
          <w:lang w:eastAsia="fr-CA"/>
        </w:rPr>
        <w:t>De mon côté, l’installation d’une nouvelle station de montage s’avère beaucoup plus facile et rapi</w:t>
      </w:r>
      <w:r w:rsidR="002D727E">
        <w:rPr>
          <w:rFonts w:ascii="Arial" w:hAnsi="Arial" w:cs="Arial"/>
          <w:sz w:val="20"/>
          <w:szCs w:val="20"/>
          <w:lang w:eastAsia="fr-CA"/>
        </w:rPr>
        <w:t>de. Je n’ai qu’à suivre la documentation</w:t>
      </w:r>
      <w:r w:rsidR="00B22AB2">
        <w:rPr>
          <w:rFonts w:ascii="Arial" w:hAnsi="Arial" w:cs="Arial"/>
          <w:sz w:val="20"/>
          <w:szCs w:val="20"/>
          <w:lang w:eastAsia="fr-CA"/>
        </w:rPr>
        <w:t xml:space="preserve"> que j’ai écrit afin d’appliquer les mêmes standards</w:t>
      </w:r>
      <w:r w:rsidR="00340DEA">
        <w:rPr>
          <w:rFonts w:ascii="Arial" w:hAnsi="Arial" w:cs="Arial"/>
          <w:sz w:val="20"/>
          <w:szCs w:val="20"/>
          <w:lang w:eastAsia="fr-CA"/>
        </w:rPr>
        <w:t xml:space="preserve"> d’installations. Il y aura toujours place à des améliorations ou </w:t>
      </w:r>
      <w:r w:rsidR="004E10C7">
        <w:rPr>
          <w:rFonts w:ascii="Arial" w:hAnsi="Arial" w:cs="Arial"/>
          <w:sz w:val="20"/>
          <w:szCs w:val="20"/>
          <w:lang w:eastAsia="fr-CA"/>
        </w:rPr>
        <w:t xml:space="preserve">à </w:t>
      </w:r>
      <w:r w:rsidR="00340DEA">
        <w:rPr>
          <w:rFonts w:ascii="Arial" w:hAnsi="Arial" w:cs="Arial"/>
          <w:sz w:val="20"/>
          <w:szCs w:val="20"/>
          <w:lang w:eastAsia="fr-CA"/>
        </w:rPr>
        <w:t>des modifications, mais je pense que dans l’ensemble, les besoins des clients et des techniciens sont comblés.</w:t>
      </w:r>
    </w:p>
    <w:p w:rsidR="002D727E" w:rsidRPr="002D727E" w:rsidRDefault="002D727E" w:rsidP="00671601">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w:t>
      </w:r>
      <w:r>
        <w:rPr>
          <w:rFonts w:ascii="Arial" w:hAnsi="Arial" w:cs="Arial"/>
          <w:b/>
          <w:sz w:val="20"/>
          <w:szCs w:val="20"/>
          <w:lang w:eastAsia="fr-CA"/>
        </w:rPr>
        <w:t>Annexe 1</w:t>
      </w:r>
      <w:r>
        <w:rPr>
          <w:rFonts w:ascii="Arial" w:hAnsi="Arial" w:cs="Arial"/>
          <w:sz w:val="20"/>
          <w:szCs w:val="20"/>
          <w:lang w:eastAsia="fr-CA"/>
        </w:rPr>
        <w:t>)</w:t>
      </w:r>
    </w:p>
    <w:p w:rsidR="000E65F0" w:rsidRDefault="000E65F0" w:rsidP="00671601">
      <w:pPr>
        <w:autoSpaceDE w:val="0"/>
        <w:autoSpaceDN w:val="0"/>
        <w:adjustRightInd w:val="0"/>
        <w:spacing w:after="0" w:line="240" w:lineRule="auto"/>
        <w:jc w:val="both"/>
        <w:rPr>
          <w:rFonts w:ascii="Arial" w:hAnsi="Arial" w:cs="Arial"/>
          <w:sz w:val="20"/>
          <w:szCs w:val="20"/>
          <w:lang w:eastAsia="fr-CA"/>
        </w:rPr>
      </w:pPr>
    </w:p>
    <w:p w:rsidR="000E65F0" w:rsidRPr="00BB10FE" w:rsidRDefault="000E65F0" w:rsidP="000E65F0">
      <w:pPr>
        <w:autoSpaceDE w:val="0"/>
        <w:autoSpaceDN w:val="0"/>
        <w:adjustRightInd w:val="0"/>
        <w:spacing w:after="0" w:line="240" w:lineRule="auto"/>
        <w:jc w:val="both"/>
        <w:rPr>
          <w:rFonts w:ascii="Arial-Black" w:hAnsi="Arial-Black" w:cs="Arial-Black"/>
          <w:b/>
          <w:sz w:val="20"/>
          <w:szCs w:val="20"/>
          <w:lang w:eastAsia="fr-CA"/>
        </w:rPr>
      </w:pPr>
      <w:r w:rsidRPr="00BB10FE">
        <w:rPr>
          <w:rFonts w:ascii="Arial-Black" w:hAnsi="Arial-Black" w:cs="Arial-Black"/>
          <w:b/>
          <w:sz w:val="20"/>
          <w:szCs w:val="20"/>
          <w:lang w:eastAsia="fr-CA"/>
        </w:rPr>
        <w:t>Création d’une baie d’équipement</w:t>
      </w:r>
      <w:r w:rsidR="00E80F18">
        <w:rPr>
          <w:rFonts w:ascii="Arial-Black" w:hAnsi="Arial-Black" w:cs="Arial-Black"/>
          <w:b/>
          <w:sz w:val="20"/>
          <w:szCs w:val="20"/>
          <w:lang w:eastAsia="fr-CA"/>
        </w:rPr>
        <w:t>s</w:t>
      </w:r>
      <w:r w:rsidRPr="00BB10FE">
        <w:rPr>
          <w:rFonts w:ascii="Arial-Black" w:hAnsi="Arial-Black" w:cs="Arial-Black"/>
          <w:b/>
          <w:sz w:val="20"/>
          <w:szCs w:val="20"/>
          <w:lang w:eastAsia="fr-CA"/>
        </w:rPr>
        <w:t xml:space="preserve"> à l’atelier</w:t>
      </w:r>
    </w:p>
    <w:p w:rsidR="00340DEA" w:rsidRDefault="00340DEA" w:rsidP="00671601">
      <w:pPr>
        <w:autoSpaceDE w:val="0"/>
        <w:autoSpaceDN w:val="0"/>
        <w:adjustRightInd w:val="0"/>
        <w:spacing w:after="0" w:line="240" w:lineRule="auto"/>
        <w:jc w:val="both"/>
        <w:rPr>
          <w:rFonts w:ascii="Arial" w:hAnsi="Arial" w:cs="Arial"/>
          <w:sz w:val="20"/>
          <w:szCs w:val="20"/>
          <w:lang w:eastAsia="fr-CA"/>
        </w:rPr>
      </w:pPr>
    </w:p>
    <w:p w:rsidR="002B54B9" w:rsidRDefault="002B54B9" w:rsidP="00671601">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t>La baie d’équipement de l’atelier offre beaucoup de possibilité</w:t>
      </w:r>
      <w:r w:rsidR="004E10C7">
        <w:rPr>
          <w:rFonts w:ascii="Arial" w:hAnsi="Arial" w:cs="Arial"/>
          <w:sz w:val="20"/>
          <w:szCs w:val="20"/>
          <w:lang w:eastAsia="fr-CA"/>
        </w:rPr>
        <w:t>s, et ce non</w:t>
      </w:r>
      <w:r>
        <w:rPr>
          <w:rFonts w:ascii="Arial" w:hAnsi="Arial" w:cs="Arial"/>
          <w:sz w:val="20"/>
          <w:szCs w:val="20"/>
          <w:lang w:eastAsia="fr-CA"/>
        </w:rPr>
        <w:t xml:space="preserve"> seulement pour mes tests</w:t>
      </w:r>
      <w:r w:rsidR="004E10C7">
        <w:rPr>
          <w:rFonts w:ascii="Arial" w:hAnsi="Arial" w:cs="Arial"/>
          <w:sz w:val="20"/>
          <w:szCs w:val="20"/>
          <w:lang w:eastAsia="fr-CA"/>
        </w:rPr>
        <w:t>,</w:t>
      </w:r>
      <w:r>
        <w:rPr>
          <w:rFonts w:ascii="Arial" w:hAnsi="Arial" w:cs="Arial"/>
          <w:sz w:val="20"/>
          <w:szCs w:val="20"/>
          <w:lang w:eastAsia="fr-CA"/>
        </w:rPr>
        <w:t xml:space="preserve"> mais aussi pour tous les techniciens de l’atelier</w:t>
      </w:r>
      <w:r w:rsidR="004E10C7">
        <w:rPr>
          <w:rFonts w:ascii="Arial" w:hAnsi="Arial" w:cs="Arial"/>
          <w:sz w:val="20"/>
          <w:szCs w:val="20"/>
          <w:lang w:eastAsia="fr-CA"/>
        </w:rPr>
        <w:t>,</w:t>
      </w:r>
      <w:r w:rsidR="002D727E">
        <w:rPr>
          <w:rFonts w:ascii="Arial" w:hAnsi="Arial" w:cs="Arial"/>
          <w:sz w:val="20"/>
          <w:szCs w:val="20"/>
          <w:lang w:eastAsia="fr-CA"/>
        </w:rPr>
        <w:t xml:space="preserve"> y compris l’atelier de vérification</w:t>
      </w:r>
      <w:r>
        <w:rPr>
          <w:rFonts w:ascii="Arial" w:hAnsi="Arial" w:cs="Arial"/>
          <w:sz w:val="20"/>
          <w:szCs w:val="20"/>
          <w:lang w:eastAsia="fr-CA"/>
        </w:rPr>
        <w:t xml:space="preserve">. La distribution et le routage des signaux </w:t>
      </w:r>
      <w:r w:rsidR="00CD7CE0">
        <w:rPr>
          <w:rFonts w:ascii="Arial" w:hAnsi="Arial" w:cs="Arial"/>
          <w:sz w:val="20"/>
          <w:szCs w:val="20"/>
          <w:lang w:eastAsia="fr-CA"/>
        </w:rPr>
        <w:t xml:space="preserve">offrent une latitude qu’aucun générateur n’aurait pu permettre. Elle offre aussi une disponibilité des signaux de référence qu’on ne </w:t>
      </w:r>
      <w:r w:rsidR="004A3291">
        <w:rPr>
          <w:rFonts w:ascii="Arial" w:hAnsi="Arial" w:cs="Arial"/>
          <w:sz w:val="20"/>
          <w:szCs w:val="20"/>
          <w:lang w:eastAsia="fr-CA"/>
        </w:rPr>
        <w:t>pouvait</w:t>
      </w:r>
      <w:r w:rsidR="00CD7CE0">
        <w:rPr>
          <w:rFonts w:ascii="Arial" w:hAnsi="Arial" w:cs="Arial"/>
          <w:sz w:val="20"/>
          <w:szCs w:val="20"/>
          <w:lang w:eastAsia="fr-CA"/>
        </w:rPr>
        <w:t xml:space="preserve"> pas avoir </w:t>
      </w:r>
      <w:r w:rsidR="004A3291">
        <w:rPr>
          <w:rFonts w:ascii="Arial" w:hAnsi="Arial" w:cs="Arial"/>
          <w:sz w:val="20"/>
          <w:szCs w:val="20"/>
          <w:lang w:eastAsia="fr-CA"/>
        </w:rPr>
        <w:t>avec ceux qui sont portatif</w:t>
      </w:r>
      <w:r w:rsidR="004E10C7">
        <w:rPr>
          <w:rFonts w:ascii="Arial" w:hAnsi="Arial" w:cs="Arial"/>
          <w:sz w:val="20"/>
          <w:szCs w:val="20"/>
          <w:lang w:eastAsia="fr-CA"/>
        </w:rPr>
        <w:t>s</w:t>
      </w:r>
      <w:r w:rsidR="002D727E">
        <w:rPr>
          <w:rFonts w:ascii="Arial" w:hAnsi="Arial" w:cs="Arial"/>
          <w:sz w:val="20"/>
          <w:szCs w:val="20"/>
          <w:lang w:eastAsia="fr-CA"/>
        </w:rPr>
        <w:t xml:space="preserve"> (Générateur vidéo</w:t>
      </w:r>
      <w:r w:rsidR="00146432">
        <w:rPr>
          <w:rFonts w:ascii="Arial" w:hAnsi="Arial" w:cs="Arial"/>
          <w:sz w:val="20"/>
          <w:szCs w:val="20"/>
          <w:lang w:eastAsia="fr-CA"/>
        </w:rPr>
        <w:t xml:space="preserve"> compact</w:t>
      </w:r>
      <w:r w:rsidR="002D727E">
        <w:rPr>
          <w:rFonts w:ascii="Arial" w:hAnsi="Arial" w:cs="Arial"/>
          <w:sz w:val="20"/>
          <w:szCs w:val="20"/>
          <w:lang w:eastAsia="fr-CA"/>
        </w:rPr>
        <w:t xml:space="preserve"> </w:t>
      </w:r>
      <w:proofErr w:type="spellStart"/>
      <w:r w:rsidR="002D727E">
        <w:rPr>
          <w:rFonts w:ascii="Arial" w:hAnsi="Arial" w:cs="Arial"/>
          <w:sz w:val="20"/>
          <w:szCs w:val="20"/>
          <w:lang w:eastAsia="fr-CA"/>
        </w:rPr>
        <w:t>Fluke</w:t>
      </w:r>
      <w:proofErr w:type="spellEnd"/>
      <w:r w:rsidR="002D727E">
        <w:rPr>
          <w:rFonts w:ascii="Arial" w:hAnsi="Arial" w:cs="Arial"/>
          <w:sz w:val="20"/>
          <w:szCs w:val="20"/>
          <w:lang w:eastAsia="fr-CA"/>
        </w:rPr>
        <w:t xml:space="preserve"> et Miranda)</w:t>
      </w:r>
      <w:r w:rsidR="004A3291">
        <w:rPr>
          <w:rFonts w:ascii="Arial" w:hAnsi="Arial" w:cs="Arial"/>
          <w:sz w:val="20"/>
          <w:szCs w:val="20"/>
          <w:lang w:eastAsia="fr-CA"/>
        </w:rPr>
        <w:t xml:space="preserve">. La quantité et la qualité des signaux générés sont </w:t>
      </w:r>
      <w:proofErr w:type="gramStart"/>
      <w:r w:rsidR="004A3291">
        <w:rPr>
          <w:rFonts w:ascii="Arial" w:hAnsi="Arial" w:cs="Arial"/>
          <w:sz w:val="20"/>
          <w:szCs w:val="20"/>
          <w:lang w:eastAsia="fr-CA"/>
        </w:rPr>
        <w:t>supérieurs</w:t>
      </w:r>
      <w:proofErr w:type="gramEnd"/>
      <w:r w:rsidR="004A3291">
        <w:rPr>
          <w:rFonts w:ascii="Arial" w:hAnsi="Arial" w:cs="Arial"/>
          <w:sz w:val="20"/>
          <w:szCs w:val="20"/>
          <w:lang w:eastAsia="fr-CA"/>
        </w:rPr>
        <w:t xml:space="preserve"> à ceux qui étaient disponible</w:t>
      </w:r>
      <w:r w:rsidR="004E10C7">
        <w:rPr>
          <w:rFonts w:ascii="Arial" w:hAnsi="Arial" w:cs="Arial"/>
          <w:sz w:val="20"/>
          <w:szCs w:val="20"/>
          <w:lang w:eastAsia="fr-CA"/>
        </w:rPr>
        <w:t>s</w:t>
      </w:r>
      <w:r w:rsidR="004A3291">
        <w:rPr>
          <w:rFonts w:ascii="Arial" w:hAnsi="Arial" w:cs="Arial"/>
          <w:sz w:val="20"/>
          <w:szCs w:val="20"/>
          <w:lang w:eastAsia="fr-CA"/>
        </w:rPr>
        <w:t>.</w:t>
      </w:r>
      <w:r w:rsidR="00CD7CE0">
        <w:rPr>
          <w:rFonts w:ascii="Arial" w:hAnsi="Arial" w:cs="Arial"/>
          <w:sz w:val="20"/>
          <w:szCs w:val="20"/>
          <w:lang w:eastAsia="fr-CA"/>
        </w:rPr>
        <w:t xml:space="preserve"> Elle permet d’effectuer des tests de comparaison, </w:t>
      </w:r>
      <w:r w:rsidR="004E10C7">
        <w:rPr>
          <w:rFonts w:ascii="Arial" w:hAnsi="Arial" w:cs="Arial"/>
          <w:sz w:val="20"/>
          <w:szCs w:val="20"/>
          <w:lang w:eastAsia="fr-CA"/>
        </w:rPr>
        <w:t>d’</w:t>
      </w:r>
      <w:r w:rsidR="00CD7CE0">
        <w:rPr>
          <w:rFonts w:ascii="Arial" w:hAnsi="Arial" w:cs="Arial"/>
          <w:sz w:val="20"/>
          <w:szCs w:val="20"/>
          <w:lang w:eastAsia="fr-CA"/>
        </w:rPr>
        <w:t xml:space="preserve">évaluation </w:t>
      </w:r>
      <w:r w:rsidR="004E53BA">
        <w:rPr>
          <w:rFonts w:ascii="Arial" w:hAnsi="Arial" w:cs="Arial"/>
          <w:sz w:val="20"/>
          <w:szCs w:val="20"/>
          <w:lang w:eastAsia="fr-CA"/>
        </w:rPr>
        <w:t>et</w:t>
      </w:r>
      <w:r w:rsidR="00CD7CE0">
        <w:rPr>
          <w:rFonts w:ascii="Arial" w:hAnsi="Arial" w:cs="Arial"/>
          <w:sz w:val="20"/>
          <w:szCs w:val="20"/>
          <w:lang w:eastAsia="fr-CA"/>
        </w:rPr>
        <w:t xml:space="preserve"> même des réparations. </w:t>
      </w:r>
      <w:r w:rsidR="008E20E0">
        <w:rPr>
          <w:rFonts w:ascii="Arial" w:hAnsi="Arial" w:cs="Arial"/>
          <w:sz w:val="20"/>
          <w:szCs w:val="20"/>
          <w:lang w:eastAsia="fr-CA"/>
        </w:rPr>
        <w:t>Le serveur de fichiers vidéo et d’image</w:t>
      </w:r>
      <w:r w:rsidR="007E72CE">
        <w:rPr>
          <w:rFonts w:ascii="Arial" w:hAnsi="Arial" w:cs="Arial"/>
          <w:sz w:val="20"/>
          <w:szCs w:val="20"/>
          <w:lang w:eastAsia="fr-CA"/>
        </w:rPr>
        <w:t>s</w:t>
      </w:r>
      <w:r w:rsidR="008E20E0">
        <w:rPr>
          <w:rFonts w:ascii="Arial" w:hAnsi="Arial" w:cs="Arial"/>
          <w:sz w:val="20"/>
          <w:szCs w:val="20"/>
          <w:lang w:eastAsia="fr-CA"/>
        </w:rPr>
        <w:t xml:space="preserve"> de </w:t>
      </w:r>
      <w:r w:rsidR="00BF66E4">
        <w:rPr>
          <w:rFonts w:ascii="Arial" w:hAnsi="Arial" w:cs="Arial"/>
          <w:sz w:val="20"/>
          <w:szCs w:val="20"/>
          <w:lang w:eastAsia="fr-CA"/>
        </w:rPr>
        <w:t>référence</w:t>
      </w:r>
      <w:r w:rsidR="007E72CE">
        <w:rPr>
          <w:rFonts w:ascii="Arial" w:hAnsi="Arial" w:cs="Arial"/>
          <w:sz w:val="20"/>
          <w:szCs w:val="20"/>
          <w:lang w:eastAsia="fr-CA"/>
        </w:rPr>
        <w:t>s</w:t>
      </w:r>
      <w:r w:rsidR="008E20E0">
        <w:rPr>
          <w:rFonts w:ascii="Arial" w:hAnsi="Arial" w:cs="Arial"/>
          <w:sz w:val="20"/>
          <w:szCs w:val="20"/>
          <w:lang w:eastAsia="fr-CA"/>
        </w:rPr>
        <w:t xml:space="preserve"> </w:t>
      </w:r>
      <w:r w:rsidR="00BF66E4">
        <w:rPr>
          <w:rFonts w:ascii="Arial" w:hAnsi="Arial" w:cs="Arial"/>
          <w:sz w:val="20"/>
          <w:szCs w:val="20"/>
          <w:lang w:eastAsia="fr-CA"/>
        </w:rPr>
        <w:t>vient compléter la distribution audiovisuel</w:t>
      </w:r>
      <w:r w:rsidR="004E10C7">
        <w:rPr>
          <w:rFonts w:ascii="Arial" w:hAnsi="Arial" w:cs="Arial"/>
          <w:sz w:val="20"/>
          <w:szCs w:val="20"/>
          <w:lang w:eastAsia="fr-CA"/>
        </w:rPr>
        <w:t>le</w:t>
      </w:r>
      <w:r w:rsidR="002B184B">
        <w:rPr>
          <w:rFonts w:ascii="Arial" w:hAnsi="Arial" w:cs="Arial"/>
          <w:sz w:val="20"/>
          <w:szCs w:val="20"/>
          <w:lang w:eastAsia="fr-CA"/>
        </w:rPr>
        <w:t>, c</w:t>
      </w:r>
      <w:r w:rsidR="00BF66E4">
        <w:rPr>
          <w:rFonts w:ascii="Arial" w:hAnsi="Arial" w:cs="Arial"/>
          <w:sz w:val="20"/>
          <w:szCs w:val="20"/>
          <w:lang w:eastAsia="fr-CA"/>
        </w:rPr>
        <w:t>e qui permet de réparer et de calibrer des projecteurs ou des moniteurs en plus de fournir plusieurs format</w:t>
      </w:r>
      <w:r w:rsidR="007E72CE">
        <w:rPr>
          <w:rFonts w:ascii="Arial" w:hAnsi="Arial" w:cs="Arial"/>
          <w:sz w:val="20"/>
          <w:szCs w:val="20"/>
          <w:lang w:eastAsia="fr-CA"/>
        </w:rPr>
        <w:t>s</w:t>
      </w:r>
      <w:r w:rsidR="00BF66E4">
        <w:rPr>
          <w:rFonts w:ascii="Arial" w:hAnsi="Arial" w:cs="Arial"/>
          <w:sz w:val="20"/>
          <w:szCs w:val="20"/>
          <w:lang w:eastAsia="fr-CA"/>
        </w:rPr>
        <w:t xml:space="preserve"> et CODEC pour les salles de montage. </w:t>
      </w:r>
      <w:r w:rsidR="00CD7CE0">
        <w:rPr>
          <w:rFonts w:ascii="Arial" w:hAnsi="Arial" w:cs="Arial"/>
          <w:sz w:val="20"/>
          <w:szCs w:val="20"/>
          <w:lang w:eastAsia="fr-CA"/>
        </w:rPr>
        <w:t>De plus, l’unité mobile d’étalonnage permet de faire du dépannage dans les salles de montage ainsi que dans les studios TV et les régies. Elle permet au technicien d’avoir une référence visuelle sur des signaux transmis.</w:t>
      </w:r>
      <w:r w:rsidR="004A3291">
        <w:rPr>
          <w:rFonts w:ascii="Arial" w:hAnsi="Arial" w:cs="Arial"/>
          <w:sz w:val="20"/>
          <w:szCs w:val="20"/>
          <w:lang w:eastAsia="fr-CA"/>
        </w:rPr>
        <w:t xml:space="preserve"> L’intégration des équipements dans une unité mobile augment</w:t>
      </w:r>
      <w:r w:rsidR="002B184B">
        <w:rPr>
          <w:rFonts w:ascii="Arial" w:hAnsi="Arial" w:cs="Arial"/>
          <w:sz w:val="20"/>
          <w:szCs w:val="20"/>
          <w:lang w:eastAsia="fr-CA"/>
        </w:rPr>
        <w:t>e</w:t>
      </w:r>
      <w:r w:rsidR="004A3291">
        <w:rPr>
          <w:rFonts w:ascii="Arial" w:hAnsi="Arial" w:cs="Arial"/>
          <w:sz w:val="20"/>
          <w:szCs w:val="20"/>
          <w:lang w:eastAsia="fr-CA"/>
        </w:rPr>
        <w:t xml:space="preserve"> l’efficacité d’un dépannage ou même d’une installation</w:t>
      </w:r>
      <w:r w:rsidR="0002495E">
        <w:rPr>
          <w:rFonts w:ascii="Arial" w:hAnsi="Arial" w:cs="Arial"/>
          <w:sz w:val="20"/>
          <w:szCs w:val="20"/>
          <w:lang w:eastAsia="fr-CA"/>
        </w:rPr>
        <w:t xml:space="preserve"> et elle nous permet de poser un diagnostique claire et précis</w:t>
      </w:r>
      <w:r w:rsidR="004A3291">
        <w:rPr>
          <w:rFonts w:ascii="Arial" w:hAnsi="Arial" w:cs="Arial"/>
          <w:sz w:val="20"/>
          <w:szCs w:val="20"/>
          <w:lang w:eastAsia="fr-CA"/>
        </w:rPr>
        <w:t>.</w:t>
      </w:r>
      <w:r w:rsidR="00CD7CE0">
        <w:rPr>
          <w:rFonts w:ascii="Arial" w:hAnsi="Arial" w:cs="Arial"/>
          <w:sz w:val="20"/>
          <w:szCs w:val="20"/>
          <w:lang w:eastAsia="fr-CA"/>
        </w:rPr>
        <w:t xml:space="preserve"> </w:t>
      </w:r>
    </w:p>
    <w:p w:rsidR="004A3291" w:rsidRPr="00146432" w:rsidRDefault="00146432" w:rsidP="00671601">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w:t>
      </w:r>
      <w:r>
        <w:rPr>
          <w:rFonts w:ascii="Arial" w:hAnsi="Arial" w:cs="Arial"/>
          <w:b/>
          <w:sz w:val="20"/>
          <w:szCs w:val="20"/>
          <w:lang w:eastAsia="fr-CA"/>
        </w:rPr>
        <w:t>Annexe 2, plan de branchement</w:t>
      </w:r>
      <w:r>
        <w:rPr>
          <w:rFonts w:ascii="Arial" w:hAnsi="Arial" w:cs="Arial"/>
          <w:sz w:val="20"/>
          <w:szCs w:val="20"/>
          <w:lang w:eastAsia="fr-CA"/>
        </w:rPr>
        <w:t>)</w:t>
      </w:r>
    </w:p>
    <w:p w:rsidR="00AE3DCD" w:rsidRDefault="004A3291" w:rsidP="00671601">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r>
    </w:p>
    <w:p w:rsidR="00AE3DCD" w:rsidRDefault="00AE3DCD" w:rsidP="00671601">
      <w:pPr>
        <w:autoSpaceDE w:val="0"/>
        <w:autoSpaceDN w:val="0"/>
        <w:adjustRightInd w:val="0"/>
        <w:spacing w:after="0" w:line="240" w:lineRule="auto"/>
        <w:jc w:val="both"/>
        <w:rPr>
          <w:rFonts w:ascii="Arial" w:hAnsi="Arial" w:cs="Arial"/>
          <w:sz w:val="20"/>
          <w:szCs w:val="20"/>
          <w:lang w:eastAsia="fr-CA"/>
        </w:rPr>
      </w:pPr>
    </w:p>
    <w:p w:rsidR="004A3291" w:rsidRDefault="004A3291" w:rsidP="00671601">
      <w:pPr>
        <w:autoSpaceDE w:val="0"/>
        <w:autoSpaceDN w:val="0"/>
        <w:adjustRightInd w:val="0"/>
        <w:spacing w:after="0" w:line="240" w:lineRule="auto"/>
        <w:jc w:val="both"/>
        <w:rPr>
          <w:rFonts w:ascii="Arial" w:hAnsi="Arial" w:cs="Arial"/>
          <w:b/>
          <w:lang w:eastAsia="fr-CA"/>
        </w:rPr>
      </w:pPr>
      <w:r>
        <w:rPr>
          <w:rFonts w:ascii="Arial" w:hAnsi="Arial" w:cs="Arial"/>
          <w:sz w:val="20"/>
          <w:szCs w:val="20"/>
          <w:lang w:eastAsia="fr-CA"/>
        </w:rPr>
        <w:t xml:space="preserve"> </w:t>
      </w:r>
      <w:r w:rsidR="00AE3DCD">
        <w:rPr>
          <w:rFonts w:ascii="Arial" w:hAnsi="Arial" w:cs="Arial"/>
          <w:b/>
          <w:lang w:eastAsia="fr-CA"/>
        </w:rPr>
        <w:t>3</w:t>
      </w:r>
      <w:r w:rsidR="00AE3DCD" w:rsidRPr="00AE3DCD">
        <w:rPr>
          <w:rFonts w:ascii="Arial" w:hAnsi="Arial" w:cs="Arial"/>
          <w:b/>
          <w:vertAlign w:val="superscript"/>
          <w:lang w:eastAsia="fr-CA"/>
        </w:rPr>
        <w:t>ième</w:t>
      </w:r>
      <w:r w:rsidR="00AE3DCD">
        <w:rPr>
          <w:rFonts w:ascii="Arial" w:hAnsi="Arial" w:cs="Arial"/>
          <w:b/>
          <w:lang w:eastAsia="fr-CA"/>
        </w:rPr>
        <w:t xml:space="preserve"> critère : Autonomie</w:t>
      </w:r>
    </w:p>
    <w:p w:rsidR="00AE3DCD" w:rsidRDefault="00AE3DCD" w:rsidP="00671601">
      <w:pPr>
        <w:autoSpaceDE w:val="0"/>
        <w:autoSpaceDN w:val="0"/>
        <w:adjustRightInd w:val="0"/>
        <w:spacing w:after="0" w:line="240" w:lineRule="auto"/>
        <w:jc w:val="both"/>
        <w:rPr>
          <w:rFonts w:ascii="Arial" w:hAnsi="Arial" w:cs="Arial"/>
          <w:b/>
          <w:lang w:eastAsia="fr-CA"/>
        </w:rPr>
      </w:pPr>
    </w:p>
    <w:p w:rsidR="00AE3DCD" w:rsidRDefault="00AE3DCD" w:rsidP="0002495E">
      <w:pPr>
        <w:numPr>
          <w:ilvl w:val="0"/>
          <w:numId w:val="4"/>
        </w:numPr>
        <w:autoSpaceDE w:val="0"/>
        <w:autoSpaceDN w:val="0"/>
        <w:adjustRightInd w:val="0"/>
        <w:spacing w:after="0" w:line="240" w:lineRule="auto"/>
        <w:rPr>
          <w:rFonts w:ascii="Arial" w:hAnsi="Arial" w:cs="Arial"/>
          <w:b/>
          <w:sz w:val="20"/>
          <w:szCs w:val="20"/>
          <w:lang w:eastAsia="fr-CA"/>
        </w:rPr>
      </w:pPr>
      <w:r w:rsidRPr="00AE3DCD">
        <w:rPr>
          <w:rFonts w:ascii="Arial" w:hAnsi="Arial" w:cs="Arial"/>
          <w:b/>
          <w:sz w:val="20"/>
          <w:szCs w:val="20"/>
          <w:lang w:eastAsia="fr-CA"/>
        </w:rPr>
        <w:t>Indiquez si vous pouvez déterminer vous-même les priorités dans l’organisation de votre travail dans le cadre de cette activité.</w:t>
      </w:r>
    </w:p>
    <w:p w:rsidR="0002495E" w:rsidRDefault="0002495E" w:rsidP="0002495E">
      <w:pPr>
        <w:autoSpaceDE w:val="0"/>
        <w:autoSpaceDN w:val="0"/>
        <w:adjustRightInd w:val="0"/>
        <w:spacing w:after="0" w:line="240" w:lineRule="auto"/>
        <w:rPr>
          <w:rFonts w:ascii="Arial" w:hAnsi="Arial" w:cs="Arial"/>
          <w:b/>
          <w:sz w:val="20"/>
          <w:szCs w:val="20"/>
          <w:lang w:eastAsia="fr-CA"/>
        </w:rPr>
      </w:pPr>
    </w:p>
    <w:p w:rsidR="0002495E" w:rsidRPr="00BF2DBC" w:rsidRDefault="0002495E" w:rsidP="0002495E">
      <w:pPr>
        <w:autoSpaceDE w:val="0"/>
        <w:autoSpaceDN w:val="0"/>
        <w:adjustRightInd w:val="0"/>
        <w:spacing w:after="0" w:line="240" w:lineRule="auto"/>
        <w:jc w:val="both"/>
        <w:rPr>
          <w:rFonts w:ascii="Arial-Black" w:hAnsi="Arial-Black" w:cs="Arial-Black"/>
          <w:b/>
          <w:sz w:val="20"/>
          <w:szCs w:val="20"/>
          <w:lang w:eastAsia="fr-CA"/>
        </w:rPr>
      </w:pPr>
      <w:r w:rsidRPr="00BF2DBC">
        <w:rPr>
          <w:rFonts w:ascii="Arial-Black" w:hAnsi="Arial-Black" w:cs="Arial-Black"/>
          <w:b/>
          <w:sz w:val="20"/>
          <w:szCs w:val="20"/>
          <w:lang w:eastAsia="fr-CA"/>
        </w:rPr>
        <w:t xml:space="preserve">Standardisation des installations des systèmes </w:t>
      </w:r>
      <w:proofErr w:type="spellStart"/>
      <w:r w:rsidRPr="00BF2DBC">
        <w:rPr>
          <w:rFonts w:ascii="Arial-Black" w:hAnsi="Arial-Black" w:cs="Arial-Black"/>
          <w:b/>
          <w:sz w:val="20"/>
          <w:szCs w:val="20"/>
          <w:lang w:eastAsia="fr-CA"/>
        </w:rPr>
        <w:t>Avid</w:t>
      </w:r>
      <w:proofErr w:type="spellEnd"/>
    </w:p>
    <w:p w:rsidR="00AE3DCD" w:rsidRDefault="00AE3DCD" w:rsidP="00AE3DCD">
      <w:pPr>
        <w:autoSpaceDE w:val="0"/>
        <w:autoSpaceDN w:val="0"/>
        <w:adjustRightInd w:val="0"/>
        <w:spacing w:after="0" w:line="240" w:lineRule="auto"/>
        <w:ind w:left="705" w:hanging="705"/>
        <w:rPr>
          <w:rFonts w:ascii="Arial" w:hAnsi="Arial" w:cs="Arial"/>
          <w:sz w:val="20"/>
          <w:szCs w:val="20"/>
          <w:lang w:eastAsia="fr-CA"/>
        </w:rPr>
      </w:pPr>
    </w:p>
    <w:p w:rsidR="00AE3DCD" w:rsidRDefault="00AE3DCD" w:rsidP="00F73F34">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r>
      <w:r w:rsidR="00F73F34">
        <w:rPr>
          <w:rFonts w:ascii="Arial" w:hAnsi="Arial" w:cs="Arial"/>
          <w:sz w:val="20"/>
          <w:szCs w:val="20"/>
          <w:lang w:eastAsia="fr-CA"/>
        </w:rPr>
        <w:t>Pour l’implantation et la documentation du standard d’installation de</w:t>
      </w:r>
      <w:r w:rsidR="007E72CE">
        <w:rPr>
          <w:rFonts w:ascii="Arial" w:hAnsi="Arial" w:cs="Arial"/>
          <w:sz w:val="20"/>
          <w:szCs w:val="20"/>
          <w:lang w:eastAsia="fr-CA"/>
        </w:rPr>
        <w:t>s</w:t>
      </w:r>
      <w:r w:rsidR="00F73F34">
        <w:rPr>
          <w:rFonts w:ascii="Arial" w:hAnsi="Arial" w:cs="Arial"/>
          <w:sz w:val="20"/>
          <w:szCs w:val="20"/>
          <w:lang w:eastAsia="fr-CA"/>
        </w:rPr>
        <w:t xml:space="preserve"> salle</w:t>
      </w:r>
      <w:r w:rsidR="007E72CE">
        <w:rPr>
          <w:rFonts w:ascii="Arial" w:hAnsi="Arial" w:cs="Arial"/>
          <w:sz w:val="20"/>
          <w:szCs w:val="20"/>
          <w:lang w:eastAsia="fr-CA"/>
        </w:rPr>
        <w:t>s</w:t>
      </w:r>
      <w:r w:rsidR="00F73F34">
        <w:rPr>
          <w:rFonts w:ascii="Arial" w:hAnsi="Arial" w:cs="Arial"/>
          <w:sz w:val="20"/>
          <w:szCs w:val="20"/>
          <w:lang w:eastAsia="fr-CA"/>
        </w:rPr>
        <w:t xml:space="preserve"> de montage, j’ai du définir les priorités afin </w:t>
      </w:r>
      <w:r w:rsidR="0019152D">
        <w:rPr>
          <w:rFonts w:ascii="Arial" w:hAnsi="Arial" w:cs="Arial"/>
          <w:sz w:val="20"/>
          <w:szCs w:val="20"/>
          <w:lang w:eastAsia="fr-CA"/>
        </w:rPr>
        <w:t xml:space="preserve">de </w:t>
      </w:r>
      <w:r w:rsidR="00F73F34">
        <w:rPr>
          <w:rFonts w:ascii="Arial" w:hAnsi="Arial" w:cs="Arial"/>
          <w:sz w:val="20"/>
          <w:szCs w:val="20"/>
          <w:lang w:eastAsia="fr-CA"/>
        </w:rPr>
        <w:t xml:space="preserve">corriger les problèmes </w:t>
      </w:r>
      <w:r w:rsidR="00634D87">
        <w:rPr>
          <w:rFonts w:ascii="Arial" w:hAnsi="Arial" w:cs="Arial"/>
          <w:sz w:val="20"/>
          <w:szCs w:val="20"/>
          <w:lang w:eastAsia="fr-CA"/>
        </w:rPr>
        <w:t>le</w:t>
      </w:r>
      <w:r w:rsidR="0019152D">
        <w:rPr>
          <w:rFonts w:ascii="Arial" w:hAnsi="Arial" w:cs="Arial"/>
          <w:sz w:val="20"/>
          <w:szCs w:val="20"/>
          <w:lang w:eastAsia="fr-CA"/>
        </w:rPr>
        <w:t>s</w:t>
      </w:r>
      <w:r w:rsidR="00634D87">
        <w:rPr>
          <w:rFonts w:ascii="Arial" w:hAnsi="Arial" w:cs="Arial"/>
          <w:sz w:val="20"/>
          <w:szCs w:val="20"/>
          <w:lang w:eastAsia="fr-CA"/>
        </w:rPr>
        <w:t xml:space="preserve"> plus ur</w:t>
      </w:r>
      <w:r w:rsidR="007E72CE">
        <w:rPr>
          <w:rFonts w:ascii="Arial" w:hAnsi="Arial" w:cs="Arial"/>
          <w:sz w:val="20"/>
          <w:szCs w:val="20"/>
          <w:lang w:eastAsia="fr-CA"/>
        </w:rPr>
        <w:t>gent</w:t>
      </w:r>
      <w:r w:rsidR="0019152D">
        <w:rPr>
          <w:rFonts w:ascii="Arial" w:hAnsi="Arial" w:cs="Arial"/>
          <w:sz w:val="20"/>
          <w:szCs w:val="20"/>
          <w:lang w:eastAsia="fr-CA"/>
        </w:rPr>
        <w:t>s avant tout</w:t>
      </w:r>
      <w:r w:rsidR="007E72CE">
        <w:rPr>
          <w:rFonts w:ascii="Arial" w:hAnsi="Arial" w:cs="Arial"/>
          <w:sz w:val="20"/>
          <w:szCs w:val="20"/>
          <w:lang w:eastAsia="fr-CA"/>
        </w:rPr>
        <w:t>. Étant donné la complexité de la tache</w:t>
      </w:r>
      <w:r w:rsidR="00634D87">
        <w:rPr>
          <w:rFonts w:ascii="Arial" w:hAnsi="Arial" w:cs="Arial"/>
          <w:sz w:val="20"/>
          <w:szCs w:val="20"/>
          <w:lang w:eastAsia="fr-CA"/>
        </w:rPr>
        <w:t>, j’étais la personne la mieux plac</w:t>
      </w:r>
      <w:r w:rsidR="0019152D">
        <w:rPr>
          <w:rFonts w:ascii="Arial" w:hAnsi="Arial" w:cs="Arial"/>
          <w:sz w:val="20"/>
          <w:szCs w:val="20"/>
          <w:lang w:eastAsia="fr-CA"/>
        </w:rPr>
        <w:t>ée</w:t>
      </w:r>
      <w:r w:rsidR="00634D87">
        <w:rPr>
          <w:rFonts w:ascii="Arial" w:hAnsi="Arial" w:cs="Arial"/>
          <w:sz w:val="20"/>
          <w:szCs w:val="20"/>
          <w:lang w:eastAsia="fr-CA"/>
        </w:rPr>
        <w:t xml:space="preserve"> pour </w:t>
      </w:r>
      <w:r w:rsidR="007E72CE">
        <w:rPr>
          <w:rFonts w:ascii="Arial" w:hAnsi="Arial" w:cs="Arial"/>
          <w:sz w:val="20"/>
          <w:szCs w:val="20"/>
          <w:lang w:eastAsia="fr-CA"/>
        </w:rPr>
        <w:t>choisir les paramètres à corriger</w:t>
      </w:r>
      <w:r w:rsidR="00634D87">
        <w:rPr>
          <w:rFonts w:ascii="Arial" w:hAnsi="Arial" w:cs="Arial"/>
          <w:sz w:val="20"/>
          <w:szCs w:val="20"/>
          <w:lang w:eastAsia="fr-CA"/>
        </w:rPr>
        <w:t xml:space="preserve"> ainsi que le moment pour le faire. </w:t>
      </w:r>
      <w:r w:rsidR="00F73F34">
        <w:rPr>
          <w:rFonts w:ascii="Arial" w:hAnsi="Arial" w:cs="Arial"/>
          <w:sz w:val="20"/>
          <w:szCs w:val="20"/>
          <w:lang w:eastAsia="fr-CA"/>
        </w:rPr>
        <w:t xml:space="preserve"> </w:t>
      </w:r>
    </w:p>
    <w:p w:rsidR="0002495E" w:rsidRDefault="0002495E" w:rsidP="00F73F34">
      <w:pPr>
        <w:autoSpaceDE w:val="0"/>
        <w:autoSpaceDN w:val="0"/>
        <w:adjustRightInd w:val="0"/>
        <w:spacing w:after="0" w:line="240" w:lineRule="auto"/>
        <w:jc w:val="both"/>
        <w:rPr>
          <w:rFonts w:ascii="Arial" w:hAnsi="Arial" w:cs="Arial"/>
          <w:sz w:val="20"/>
          <w:szCs w:val="20"/>
          <w:lang w:eastAsia="fr-CA"/>
        </w:rPr>
      </w:pPr>
    </w:p>
    <w:p w:rsidR="0002495E" w:rsidRPr="00BB10FE" w:rsidRDefault="0002495E" w:rsidP="0002495E">
      <w:pPr>
        <w:autoSpaceDE w:val="0"/>
        <w:autoSpaceDN w:val="0"/>
        <w:adjustRightInd w:val="0"/>
        <w:spacing w:after="0" w:line="240" w:lineRule="auto"/>
        <w:jc w:val="both"/>
        <w:rPr>
          <w:rFonts w:ascii="Arial-Black" w:hAnsi="Arial-Black" w:cs="Arial-Black"/>
          <w:b/>
          <w:sz w:val="20"/>
          <w:szCs w:val="20"/>
          <w:lang w:eastAsia="fr-CA"/>
        </w:rPr>
      </w:pPr>
      <w:r w:rsidRPr="00BB10FE">
        <w:rPr>
          <w:rFonts w:ascii="Arial-Black" w:hAnsi="Arial-Black" w:cs="Arial-Black"/>
          <w:b/>
          <w:sz w:val="20"/>
          <w:szCs w:val="20"/>
          <w:lang w:eastAsia="fr-CA"/>
        </w:rPr>
        <w:t>Création d’une baie d’équipement</w:t>
      </w:r>
      <w:r w:rsidR="00E80F18">
        <w:rPr>
          <w:rFonts w:ascii="Arial-Black" w:hAnsi="Arial-Black" w:cs="Arial-Black"/>
          <w:b/>
          <w:sz w:val="20"/>
          <w:szCs w:val="20"/>
          <w:lang w:eastAsia="fr-CA"/>
        </w:rPr>
        <w:t>s</w:t>
      </w:r>
      <w:r w:rsidRPr="00BB10FE">
        <w:rPr>
          <w:rFonts w:ascii="Arial-Black" w:hAnsi="Arial-Black" w:cs="Arial-Black"/>
          <w:b/>
          <w:sz w:val="20"/>
          <w:szCs w:val="20"/>
          <w:lang w:eastAsia="fr-CA"/>
        </w:rPr>
        <w:t xml:space="preserve"> à l’atelier</w:t>
      </w:r>
    </w:p>
    <w:p w:rsidR="00634D87" w:rsidRDefault="00634D87" w:rsidP="00F73F34">
      <w:pPr>
        <w:autoSpaceDE w:val="0"/>
        <w:autoSpaceDN w:val="0"/>
        <w:adjustRightInd w:val="0"/>
        <w:spacing w:after="0" w:line="240" w:lineRule="auto"/>
        <w:jc w:val="both"/>
        <w:rPr>
          <w:rFonts w:ascii="Arial" w:hAnsi="Arial" w:cs="Arial"/>
          <w:sz w:val="20"/>
          <w:szCs w:val="20"/>
          <w:lang w:eastAsia="fr-CA"/>
        </w:rPr>
      </w:pPr>
    </w:p>
    <w:p w:rsidR="00634D87" w:rsidRDefault="00634D87" w:rsidP="00F73F34">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t xml:space="preserve">Pour l’installation de la baie d’équipement, j’ai fait un plan de travail afin d’évaluer chaque étape tout en informant le chef d’équipe </w:t>
      </w:r>
      <w:r w:rsidR="0019152D">
        <w:rPr>
          <w:rFonts w:ascii="Arial" w:hAnsi="Arial" w:cs="Arial"/>
          <w:sz w:val="20"/>
          <w:szCs w:val="20"/>
          <w:lang w:eastAsia="fr-CA"/>
        </w:rPr>
        <w:t>pour</w:t>
      </w:r>
      <w:r>
        <w:rPr>
          <w:rFonts w:ascii="Arial" w:hAnsi="Arial" w:cs="Arial"/>
          <w:sz w:val="20"/>
          <w:szCs w:val="20"/>
          <w:lang w:eastAsia="fr-CA"/>
        </w:rPr>
        <w:t xml:space="preserve"> ne pas nuire aux activité</w:t>
      </w:r>
      <w:r w:rsidR="00C27F5A">
        <w:rPr>
          <w:rFonts w:ascii="Arial" w:hAnsi="Arial" w:cs="Arial"/>
          <w:sz w:val="20"/>
          <w:szCs w:val="20"/>
          <w:lang w:eastAsia="fr-CA"/>
        </w:rPr>
        <w:t>s</w:t>
      </w:r>
      <w:r>
        <w:rPr>
          <w:rFonts w:ascii="Arial" w:hAnsi="Arial" w:cs="Arial"/>
          <w:sz w:val="20"/>
          <w:szCs w:val="20"/>
          <w:lang w:eastAsia="fr-CA"/>
        </w:rPr>
        <w:t xml:space="preserve"> estival</w:t>
      </w:r>
      <w:r w:rsidR="0019152D">
        <w:rPr>
          <w:rFonts w:ascii="Arial" w:hAnsi="Arial" w:cs="Arial"/>
          <w:sz w:val="20"/>
          <w:szCs w:val="20"/>
          <w:lang w:eastAsia="fr-CA"/>
        </w:rPr>
        <w:t>es</w:t>
      </w:r>
      <w:r>
        <w:rPr>
          <w:rFonts w:ascii="Arial" w:hAnsi="Arial" w:cs="Arial"/>
          <w:sz w:val="20"/>
          <w:szCs w:val="20"/>
          <w:lang w:eastAsia="fr-CA"/>
        </w:rPr>
        <w:t xml:space="preserve"> du service. </w:t>
      </w:r>
      <w:r w:rsidR="0019152D">
        <w:rPr>
          <w:rFonts w:ascii="Arial" w:hAnsi="Arial" w:cs="Arial"/>
          <w:sz w:val="20"/>
          <w:szCs w:val="20"/>
          <w:lang w:eastAsia="fr-CA"/>
        </w:rPr>
        <w:t>J’</w:t>
      </w:r>
      <w:r w:rsidR="00C27F5A">
        <w:rPr>
          <w:rFonts w:ascii="Arial" w:hAnsi="Arial" w:cs="Arial"/>
          <w:sz w:val="20"/>
          <w:szCs w:val="20"/>
          <w:lang w:eastAsia="fr-CA"/>
        </w:rPr>
        <w:t xml:space="preserve">’assurais la gestion complète </w:t>
      </w:r>
      <w:r w:rsidR="0019152D">
        <w:rPr>
          <w:rFonts w:ascii="Arial" w:hAnsi="Arial" w:cs="Arial"/>
          <w:sz w:val="20"/>
          <w:szCs w:val="20"/>
          <w:lang w:eastAsia="fr-CA"/>
        </w:rPr>
        <w:t xml:space="preserve">de ce projet </w:t>
      </w:r>
      <w:r w:rsidR="00C27F5A">
        <w:rPr>
          <w:rFonts w:ascii="Arial" w:hAnsi="Arial" w:cs="Arial"/>
          <w:sz w:val="20"/>
          <w:szCs w:val="20"/>
          <w:lang w:eastAsia="fr-CA"/>
        </w:rPr>
        <w:t xml:space="preserve">et j’avais carte blanche sur la façon et l’ordre </w:t>
      </w:r>
      <w:r w:rsidR="0019152D">
        <w:rPr>
          <w:rFonts w:ascii="Arial" w:hAnsi="Arial" w:cs="Arial"/>
          <w:sz w:val="20"/>
          <w:szCs w:val="20"/>
          <w:lang w:eastAsia="fr-CA"/>
        </w:rPr>
        <w:t>de son exécution</w:t>
      </w:r>
      <w:r w:rsidR="00146432">
        <w:rPr>
          <w:rFonts w:ascii="Arial" w:hAnsi="Arial" w:cs="Arial"/>
          <w:sz w:val="20"/>
          <w:szCs w:val="20"/>
          <w:lang w:eastAsia="fr-CA"/>
        </w:rPr>
        <w:t>.</w:t>
      </w:r>
    </w:p>
    <w:p w:rsidR="0002495E" w:rsidRDefault="0002495E" w:rsidP="00F73F34">
      <w:pPr>
        <w:autoSpaceDE w:val="0"/>
        <w:autoSpaceDN w:val="0"/>
        <w:adjustRightInd w:val="0"/>
        <w:spacing w:after="0" w:line="240" w:lineRule="auto"/>
        <w:jc w:val="both"/>
        <w:rPr>
          <w:rFonts w:ascii="Arial" w:hAnsi="Arial" w:cs="Arial"/>
          <w:sz w:val="20"/>
          <w:szCs w:val="20"/>
          <w:lang w:eastAsia="fr-CA"/>
        </w:rPr>
      </w:pPr>
    </w:p>
    <w:p w:rsidR="0002495E" w:rsidRPr="00BB10FE" w:rsidRDefault="0002495E" w:rsidP="0002495E">
      <w:pPr>
        <w:autoSpaceDE w:val="0"/>
        <w:autoSpaceDN w:val="0"/>
        <w:adjustRightInd w:val="0"/>
        <w:spacing w:after="0" w:line="240" w:lineRule="auto"/>
        <w:jc w:val="both"/>
        <w:rPr>
          <w:rFonts w:ascii="Arial-Black" w:hAnsi="Arial-Black" w:cs="Arial-Black"/>
          <w:b/>
          <w:sz w:val="20"/>
          <w:szCs w:val="20"/>
          <w:lang w:eastAsia="fr-CA"/>
        </w:rPr>
      </w:pPr>
      <w:r w:rsidRPr="00BB10FE">
        <w:rPr>
          <w:rFonts w:ascii="Arial-Black" w:hAnsi="Arial-Black" w:cs="Arial-Black"/>
          <w:b/>
          <w:sz w:val="20"/>
          <w:szCs w:val="20"/>
          <w:lang w:eastAsia="fr-CA"/>
        </w:rPr>
        <w:t xml:space="preserve">Installation d’un système </w:t>
      </w:r>
      <w:proofErr w:type="spellStart"/>
      <w:r w:rsidRPr="00BB10FE">
        <w:rPr>
          <w:rFonts w:ascii="Arial-Black" w:hAnsi="Arial-Black" w:cs="Arial-Black"/>
          <w:b/>
          <w:sz w:val="20"/>
          <w:szCs w:val="20"/>
          <w:lang w:eastAsia="fr-CA"/>
        </w:rPr>
        <w:t>Avid</w:t>
      </w:r>
      <w:proofErr w:type="spellEnd"/>
      <w:r w:rsidRPr="00BB10FE">
        <w:rPr>
          <w:rFonts w:ascii="Arial-Black" w:hAnsi="Arial-Black" w:cs="Arial-Black"/>
          <w:b/>
          <w:sz w:val="20"/>
          <w:szCs w:val="20"/>
          <w:lang w:eastAsia="fr-CA"/>
        </w:rPr>
        <w:t xml:space="preserve"> au laboratoire sectoriel</w:t>
      </w:r>
    </w:p>
    <w:p w:rsidR="003251F0" w:rsidRDefault="003251F0" w:rsidP="00F73F34">
      <w:pPr>
        <w:autoSpaceDE w:val="0"/>
        <w:autoSpaceDN w:val="0"/>
        <w:adjustRightInd w:val="0"/>
        <w:spacing w:after="0" w:line="240" w:lineRule="auto"/>
        <w:jc w:val="both"/>
        <w:rPr>
          <w:rFonts w:ascii="Arial" w:hAnsi="Arial" w:cs="Arial"/>
          <w:sz w:val="20"/>
          <w:szCs w:val="20"/>
          <w:lang w:eastAsia="fr-CA"/>
        </w:rPr>
      </w:pPr>
    </w:p>
    <w:p w:rsidR="003251F0" w:rsidRPr="00AE3DCD" w:rsidRDefault="003251F0" w:rsidP="00F73F34">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t>Pour l’installation du poste type a</w:t>
      </w:r>
      <w:r w:rsidR="0002495E">
        <w:rPr>
          <w:rFonts w:ascii="Arial" w:hAnsi="Arial" w:cs="Arial"/>
          <w:sz w:val="20"/>
          <w:szCs w:val="20"/>
          <w:lang w:eastAsia="fr-CA"/>
        </w:rPr>
        <w:t>u laboratoire sectoriel de la faculté des arts</w:t>
      </w:r>
      <w:r>
        <w:rPr>
          <w:rFonts w:ascii="Arial" w:hAnsi="Arial" w:cs="Arial"/>
          <w:sz w:val="20"/>
          <w:szCs w:val="20"/>
          <w:lang w:eastAsia="fr-CA"/>
        </w:rPr>
        <w:t>, la seule restriction que j’avais était le délai de livraison pour le début de la session. Richard Beaudry, France Cloutier et les 2 techniciens du laboratoire me faisai</w:t>
      </w:r>
      <w:r w:rsidR="0019152D">
        <w:rPr>
          <w:rFonts w:ascii="Arial" w:hAnsi="Arial" w:cs="Arial"/>
          <w:sz w:val="20"/>
          <w:szCs w:val="20"/>
          <w:lang w:eastAsia="fr-CA"/>
        </w:rPr>
        <w:t>ent</w:t>
      </w:r>
      <w:r>
        <w:rPr>
          <w:rFonts w:ascii="Arial" w:hAnsi="Arial" w:cs="Arial"/>
          <w:sz w:val="20"/>
          <w:szCs w:val="20"/>
          <w:lang w:eastAsia="fr-CA"/>
        </w:rPr>
        <w:t xml:space="preserve"> con</w:t>
      </w:r>
      <w:r w:rsidR="00CD7A70">
        <w:rPr>
          <w:rFonts w:ascii="Arial" w:hAnsi="Arial" w:cs="Arial"/>
          <w:sz w:val="20"/>
          <w:szCs w:val="20"/>
          <w:lang w:eastAsia="fr-CA"/>
        </w:rPr>
        <w:t>fiance. L</w:t>
      </w:r>
      <w:r>
        <w:rPr>
          <w:rFonts w:ascii="Arial" w:hAnsi="Arial" w:cs="Arial"/>
          <w:sz w:val="20"/>
          <w:szCs w:val="20"/>
          <w:lang w:eastAsia="fr-CA"/>
        </w:rPr>
        <w:t>a gestion du projet</w:t>
      </w:r>
      <w:r w:rsidR="00CD7A70">
        <w:rPr>
          <w:rFonts w:ascii="Arial" w:hAnsi="Arial" w:cs="Arial"/>
          <w:sz w:val="20"/>
          <w:szCs w:val="20"/>
          <w:lang w:eastAsia="fr-CA"/>
        </w:rPr>
        <w:t xml:space="preserve"> et les étapes d’installations étaient fait selon mes critères. Ma spécialisation avec le</w:t>
      </w:r>
      <w:r w:rsidR="007E72CE">
        <w:rPr>
          <w:rFonts w:ascii="Arial" w:hAnsi="Arial" w:cs="Arial"/>
          <w:sz w:val="20"/>
          <w:szCs w:val="20"/>
          <w:lang w:eastAsia="fr-CA"/>
        </w:rPr>
        <w:t xml:space="preserve"> logiciel </w:t>
      </w:r>
      <w:proofErr w:type="spellStart"/>
      <w:r w:rsidR="007E72CE">
        <w:rPr>
          <w:rFonts w:ascii="Arial" w:hAnsi="Arial" w:cs="Arial"/>
          <w:sz w:val="20"/>
          <w:szCs w:val="20"/>
          <w:lang w:eastAsia="fr-CA"/>
        </w:rPr>
        <w:t>Avid</w:t>
      </w:r>
      <w:proofErr w:type="spellEnd"/>
      <w:r w:rsidR="007E72CE">
        <w:rPr>
          <w:rFonts w:ascii="Arial" w:hAnsi="Arial" w:cs="Arial"/>
          <w:sz w:val="20"/>
          <w:szCs w:val="20"/>
          <w:lang w:eastAsia="fr-CA"/>
        </w:rPr>
        <w:t xml:space="preserve"> faisait de moi la personne la</w:t>
      </w:r>
      <w:r w:rsidR="00CD7A70">
        <w:rPr>
          <w:rFonts w:ascii="Arial" w:hAnsi="Arial" w:cs="Arial"/>
          <w:sz w:val="20"/>
          <w:szCs w:val="20"/>
          <w:lang w:eastAsia="fr-CA"/>
        </w:rPr>
        <w:t xml:space="preserve"> mieux plac</w:t>
      </w:r>
      <w:r w:rsidR="0019152D">
        <w:rPr>
          <w:rFonts w:ascii="Arial" w:hAnsi="Arial" w:cs="Arial"/>
          <w:sz w:val="20"/>
          <w:szCs w:val="20"/>
          <w:lang w:eastAsia="fr-CA"/>
        </w:rPr>
        <w:t>ée</w:t>
      </w:r>
      <w:r w:rsidR="00CD7A70">
        <w:rPr>
          <w:rFonts w:ascii="Arial" w:hAnsi="Arial" w:cs="Arial"/>
          <w:sz w:val="20"/>
          <w:szCs w:val="20"/>
          <w:lang w:eastAsia="fr-CA"/>
        </w:rPr>
        <w:t xml:space="preserve"> pour </w:t>
      </w:r>
      <w:r w:rsidR="00CE5B38">
        <w:rPr>
          <w:rFonts w:ascii="Arial" w:hAnsi="Arial" w:cs="Arial"/>
          <w:sz w:val="20"/>
          <w:szCs w:val="20"/>
          <w:lang w:eastAsia="fr-CA"/>
        </w:rPr>
        <w:t>gérer</w:t>
      </w:r>
      <w:r w:rsidR="00CD7A70">
        <w:rPr>
          <w:rFonts w:ascii="Arial" w:hAnsi="Arial" w:cs="Arial"/>
          <w:sz w:val="20"/>
          <w:szCs w:val="20"/>
          <w:lang w:eastAsia="fr-CA"/>
        </w:rPr>
        <w:t xml:space="preserve"> </w:t>
      </w:r>
      <w:r w:rsidR="00CE5B38">
        <w:rPr>
          <w:rFonts w:ascii="Arial" w:hAnsi="Arial" w:cs="Arial"/>
          <w:sz w:val="20"/>
          <w:szCs w:val="20"/>
          <w:lang w:eastAsia="fr-CA"/>
        </w:rPr>
        <w:t>les priorités</w:t>
      </w:r>
      <w:r w:rsidR="00CD7A70">
        <w:rPr>
          <w:rFonts w:ascii="Arial" w:hAnsi="Arial" w:cs="Arial"/>
          <w:sz w:val="20"/>
          <w:szCs w:val="20"/>
          <w:lang w:eastAsia="fr-CA"/>
        </w:rPr>
        <w:t>.</w:t>
      </w:r>
      <w:r>
        <w:rPr>
          <w:rFonts w:ascii="Arial" w:hAnsi="Arial" w:cs="Arial"/>
          <w:sz w:val="20"/>
          <w:szCs w:val="20"/>
          <w:lang w:eastAsia="fr-CA"/>
        </w:rPr>
        <w:t xml:space="preserve"> </w:t>
      </w:r>
    </w:p>
    <w:p w:rsidR="00340DEA" w:rsidRDefault="00340DEA" w:rsidP="00671601">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r>
    </w:p>
    <w:p w:rsidR="008B31F9" w:rsidRDefault="00CE5B38" w:rsidP="00CE5B38">
      <w:pPr>
        <w:autoSpaceDE w:val="0"/>
        <w:autoSpaceDN w:val="0"/>
        <w:adjustRightInd w:val="0"/>
        <w:spacing w:after="0" w:line="240" w:lineRule="auto"/>
        <w:ind w:left="705" w:hanging="705"/>
        <w:jc w:val="both"/>
        <w:rPr>
          <w:rFonts w:ascii="Arial" w:hAnsi="Arial" w:cs="Arial"/>
          <w:sz w:val="20"/>
          <w:szCs w:val="20"/>
          <w:lang w:eastAsia="fr-CA"/>
        </w:rPr>
      </w:pPr>
      <w:r>
        <w:rPr>
          <w:rFonts w:ascii="Arial" w:hAnsi="Arial" w:cs="Arial"/>
          <w:b/>
          <w:sz w:val="20"/>
          <w:szCs w:val="20"/>
          <w:lang w:eastAsia="fr-CA"/>
        </w:rPr>
        <w:lastRenderedPageBreak/>
        <w:t>II.</w:t>
      </w:r>
      <w:r>
        <w:rPr>
          <w:rFonts w:ascii="Arial" w:hAnsi="Arial" w:cs="Arial"/>
          <w:b/>
          <w:sz w:val="20"/>
          <w:szCs w:val="20"/>
          <w:lang w:eastAsia="fr-CA"/>
        </w:rPr>
        <w:tab/>
      </w:r>
      <w:r w:rsidRPr="00CE5B38">
        <w:rPr>
          <w:rFonts w:ascii="Arial" w:hAnsi="Arial" w:cs="Arial"/>
          <w:b/>
          <w:sz w:val="20"/>
          <w:szCs w:val="20"/>
          <w:lang w:eastAsia="fr-CA"/>
        </w:rPr>
        <w:t>Précisez les décisions que vous avez pu prendre vous-mêmes à l’intérieur de vos attributions, sans vous référer à votre supérieure, supérieur et décrivez les résultats qui en ont suivi.</w:t>
      </w:r>
    </w:p>
    <w:p w:rsidR="00CE5B38" w:rsidRDefault="00CE5B38" w:rsidP="00CE5B38">
      <w:pPr>
        <w:autoSpaceDE w:val="0"/>
        <w:autoSpaceDN w:val="0"/>
        <w:adjustRightInd w:val="0"/>
        <w:spacing w:after="0" w:line="240" w:lineRule="auto"/>
        <w:ind w:left="705" w:hanging="705"/>
        <w:jc w:val="both"/>
        <w:rPr>
          <w:rFonts w:ascii="Arial" w:hAnsi="Arial" w:cs="Arial"/>
          <w:sz w:val="20"/>
          <w:szCs w:val="20"/>
          <w:lang w:eastAsia="fr-CA"/>
        </w:rPr>
      </w:pPr>
    </w:p>
    <w:p w:rsidR="0002495E" w:rsidRPr="00BF2DBC" w:rsidRDefault="0002495E" w:rsidP="0002495E">
      <w:pPr>
        <w:autoSpaceDE w:val="0"/>
        <w:autoSpaceDN w:val="0"/>
        <w:adjustRightInd w:val="0"/>
        <w:spacing w:after="0" w:line="240" w:lineRule="auto"/>
        <w:jc w:val="both"/>
        <w:rPr>
          <w:rFonts w:ascii="Arial-Black" w:hAnsi="Arial-Black" w:cs="Arial-Black"/>
          <w:b/>
          <w:sz w:val="20"/>
          <w:szCs w:val="20"/>
          <w:lang w:eastAsia="fr-CA"/>
        </w:rPr>
      </w:pPr>
      <w:r w:rsidRPr="00BF2DBC">
        <w:rPr>
          <w:rFonts w:ascii="Arial-Black" w:hAnsi="Arial-Black" w:cs="Arial-Black"/>
          <w:b/>
          <w:sz w:val="20"/>
          <w:szCs w:val="20"/>
          <w:lang w:eastAsia="fr-CA"/>
        </w:rPr>
        <w:t xml:space="preserve">Standardisation des installations des systèmes </w:t>
      </w:r>
      <w:proofErr w:type="spellStart"/>
      <w:r w:rsidRPr="00BF2DBC">
        <w:rPr>
          <w:rFonts w:ascii="Arial-Black" w:hAnsi="Arial-Black" w:cs="Arial-Black"/>
          <w:b/>
          <w:sz w:val="20"/>
          <w:szCs w:val="20"/>
          <w:lang w:eastAsia="fr-CA"/>
        </w:rPr>
        <w:t>Avid</w:t>
      </w:r>
      <w:proofErr w:type="spellEnd"/>
    </w:p>
    <w:p w:rsidR="0002495E" w:rsidRDefault="0002495E" w:rsidP="00CE5B38">
      <w:pPr>
        <w:autoSpaceDE w:val="0"/>
        <w:autoSpaceDN w:val="0"/>
        <w:adjustRightInd w:val="0"/>
        <w:spacing w:after="0" w:line="240" w:lineRule="auto"/>
        <w:ind w:left="705" w:hanging="705"/>
        <w:jc w:val="both"/>
        <w:rPr>
          <w:rFonts w:ascii="Arial" w:hAnsi="Arial" w:cs="Arial"/>
          <w:sz w:val="20"/>
          <w:szCs w:val="20"/>
          <w:lang w:eastAsia="fr-CA"/>
        </w:rPr>
      </w:pPr>
    </w:p>
    <w:p w:rsidR="00CE5B38" w:rsidRDefault="00CE5B38" w:rsidP="006B5E3E">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t xml:space="preserve">Tout d’abord, </w:t>
      </w:r>
      <w:r w:rsidR="006B5E3E">
        <w:rPr>
          <w:rFonts w:ascii="Arial" w:hAnsi="Arial" w:cs="Arial"/>
          <w:sz w:val="20"/>
          <w:szCs w:val="20"/>
          <w:lang w:eastAsia="fr-CA"/>
        </w:rPr>
        <w:t>l’attribution</w:t>
      </w:r>
      <w:r w:rsidR="004722C1">
        <w:rPr>
          <w:rFonts w:ascii="Arial" w:hAnsi="Arial" w:cs="Arial"/>
          <w:sz w:val="20"/>
          <w:szCs w:val="20"/>
          <w:lang w:eastAsia="fr-CA"/>
        </w:rPr>
        <w:t xml:space="preserve"> du projet des standard</w:t>
      </w:r>
      <w:r w:rsidR="00BC1E62">
        <w:rPr>
          <w:rFonts w:ascii="Arial" w:hAnsi="Arial" w:cs="Arial"/>
          <w:sz w:val="20"/>
          <w:szCs w:val="20"/>
          <w:lang w:eastAsia="fr-CA"/>
        </w:rPr>
        <w:t>s</w:t>
      </w:r>
      <w:r w:rsidR="004722C1">
        <w:rPr>
          <w:rFonts w:ascii="Arial" w:hAnsi="Arial" w:cs="Arial"/>
          <w:sz w:val="20"/>
          <w:szCs w:val="20"/>
          <w:lang w:eastAsia="fr-CA"/>
        </w:rPr>
        <w:t xml:space="preserve"> d’installation de station</w:t>
      </w:r>
      <w:r w:rsidR="0019152D">
        <w:rPr>
          <w:rFonts w:ascii="Arial" w:hAnsi="Arial" w:cs="Arial"/>
          <w:sz w:val="20"/>
          <w:szCs w:val="20"/>
          <w:lang w:eastAsia="fr-CA"/>
        </w:rPr>
        <w:t>s</w:t>
      </w:r>
      <w:r w:rsidR="004722C1">
        <w:rPr>
          <w:rFonts w:ascii="Arial" w:hAnsi="Arial" w:cs="Arial"/>
          <w:sz w:val="20"/>
          <w:szCs w:val="20"/>
          <w:lang w:eastAsia="fr-CA"/>
        </w:rPr>
        <w:t xml:space="preserve"> de montage</w:t>
      </w:r>
      <w:r w:rsidR="006B5E3E">
        <w:rPr>
          <w:rFonts w:ascii="Arial" w:hAnsi="Arial" w:cs="Arial"/>
          <w:sz w:val="20"/>
          <w:szCs w:val="20"/>
          <w:lang w:eastAsia="fr-CA"/>
        </w:rPr>
        <w:t xml:space="preserve"> a commencé par des discu</w:t>
      </w:r>
      <w:r w:rsidR="0019152D">
        <w:rPr>
          <w:rFonts w:ascii="Arial" w:hAnsi="Arial" w:cs="Arial"/>
          <w:sz w:val="20"/>
          <w:szCs w:val="20"/>
          <w:lang w:eastAsia="fr-CA"/>
        </w:rPr>
        <w:t>ss</w:t>
      </w:r>
      <w:r w:rsidR="006B5E3E">
        <w:rPr>
          <w:rFonts w:ascii="Arial" w:hAnsi="Arial" w:cs="Arial"/>
          <w:sz w:val="20"/>
          <w:szCs w:val="20"/>
          <w:lang w:eastAsia="fr-CA"/>
        </w:rPr>
        <w:t>ions avec les utilisateurs suite à des problèmes récur</w:t>
      </w:r>
      <w:r w:rsidR="0019152D">
        <w:rPr>
          <w:rFonts w:ascii="Arial" w:hAnsi="Arial" w:cs="Arial"/>
          <w:sz w:val="20"/>
          <w:szCs w:val="20"/>
          <w:lang w:eastAsia="fr-CA"/>
        </w:rPr>
        <w:t>r</w:t>
      </w:r>
      <w:r w:rsidR="006B5E3E">
        <w:rPr>
          <w:rFonts w:ascii="Arial" w:hAnsi="Arial" w:cs="Arial"/>
          <w:sz w:val="20"/>
          <w:szCs w:val="20"/>
          <w:lang w:eastAsia="fr-CA"/>
        </w:rPr>
        <w:t>ent</w:t>
      </w:r>
      <w:r w:rsidR="0019152D">
        <w:rPr>
          <w:rFonts w:ascii="Arial" w:hAnsi="Arial" w:cs="Arial"/>
          <w:sz w:val="20"/>
          <w:szCs w:val="20"/>
          <w:lang w:eastAsia="fr-CA"/>
        </w:rPr>
        <w:t>s</w:t>
      </w:r>
      <w:r w:rsidR="006B5E3E">
        <w:rPr>
          <w:rFonts w:ascii="Arial" w:hAnsi="Arial" w:cs="Arial"/>
          <w:sz w:val="20"/>
          <w:szCs w:val="20"/>
          <w:lang w:eastAsia="fr-CA"/>
        </w:rPr>
        <w:t xml:space="preserve"> de l’installation de base. Par la suite, j’ai </w:t>
      </w:r>
      <w:r w:rsidR="0019152D">
        <w:rPr>
          <w:rFonts w:ascii="Arial" w:hAnsi="Arial" w:cs="Arial"/>
          <w:sz w:val="20"/>
          <w:szCs w:val="20"/>
          <w:lang w:eastAsia="fr-CA"/>
        </w:rPr>
        <w:t>demandé au</w:t>
      </w:r>
      <w:r w:rsidR="006B5E3E">
        <w:rPr>
          <w:rFonts w:ascii="Arial" w:hAnsi="Arial" w:cs="Arial"/>
          <w:sz w:val="20"/>
          <w:szCs w:val="20"/>
          <w:lang w:eastAsia="fr-CA"/>
        </w:rPr>
        <w:t xml:space="preserve"> chef d’</w:t>
      </w:r>
      <w:r w:rsidR="00BC1E62">
        <w:rPr>
          <w:rFonts w:ascii="Arial" w:hAnsi="Arial" w:cs="Arial"/>
          <w:sz w:val="20"/>
          <w:szCs w:val="20"/>
          <w:lang w:eastAsia="fr-CA"/>
        </w:rPr>
        <w:t>équipe de ne pas m’</w:t>
      </w:r>
      <w:r w:rsidR="006B5E3E">
        <w:rPr>
          <w:rFonts w:ascii="Arial" w:hAnsi="Arial" w:cs="Arial"/>
          <w:sz w:val="20"/>
          <w:szCs w:val="20"/>
          <w:lang w:eastAsia="fr-CA"/>
        </w:rPr>
        <w:t>affecter à d’autre</w:t>
      </w:r>
      <w:r w:rsidR="0019152D">
        <w:rPr>
          <w:rFonts w:ascii="Arial" w:hAnsi="Arial" w:cs="Arial"/>
          <w:sz w:val="20"/>
          <w:szCs w:val="20"/>
          <w:lang w:eastAsia="fr-CA"/>
        </w:rPr>
        <w:t>s</w:t>
      </w:r>
      <w:r w:rsidR="006B5E3E">
        <w:rPr>
          <w:rFonts w:ascii="Arial" w:hAnsi="Arial" w:cs="Arial"/>
          <w:sz w:val="20"/>
          <w:szCs w:val="20"/>
          <w:lang w:eastAsia="fr-CA"/>
        </w:rPr>
        <w:t xml:space="preserve"> tâche</w:t>
      </w:r>
      <w:r w:rsidR="00674318">
        <w:rPr>
          <w:rFonts w:ascii="Arial" w:hAnsi="Arial" w:cs="Arial"/>
          <w:sz w:val="20"/>
          <w:szCs w:val="20"/>
          <w:lang w:eastAsia="fr-CA"/>
        </w:rPr>
        <w:t>s</w:t>
      </w:r>
      <w:r w:rsidR="006B5E3E">
        <w:rPr>
          <w:rFonts w:ascii="Arial" w:hAnsi="Arial" w:cs="Arial"/>
          <w:sz w:val="20"/>
          <w:szCs w:val="20"/>
          <w:lang w:eastAsia="fr-CA"/>
        </w:rPr>
        <w:t xml:space="preserve"> dans la mesure du possible</w:t>
      </w:r>
      <w:r w:rsidR="00BC1E62">
        <w:rPr>
          <w:rFonts w:ascii="Arial" w:hAnsi="Arial" w:cs="Arial"/>
          <w:sz w:val="20"/>
          <w:szCs w:val="20"/>
          <w:lang w:eastAsia="fr-CA"/>
        </w:rPr>
        <w:t xml:space="preserve"> (sauf urgence)</w:t>
      </w:r>
      <w:r w:rsidR="006B5E3E">
        <w:rPr>
          <w:rFonts w:ascii="Arial" w:hAnsi="Arial" w:cs="Arial"/>
          <w:sz w:val="20"/>
          <w:szCs w:val="20"/>
          <w:lang w:eastAsia="fr-CA"/>
        </w:rPr>
        <w:t xml:space="preserve">. J’étais donc </w:t>
      </w:r>
      <w:r w:rsidR="00674318">
        <w:rPr>
          <w:rFonts w:ascii="Arial" w:hAnsi="Arial" w:cs="Arial"/>
          <w:sz w:val="20"/>
          <w:szCs w:val="20"/>
          <w:lang w:eastAsia="fr-CA"/>
        </w:rPr>
        <w:t>disposé à</w:t>
      </w:r>
      <w:r w:rsidR="004722C1">
        <w:rPr>
          <w:rFonts w:ascii="Arial" w:hAnsi="Arial" w:cs="Arial"/>
          <w:sz w:val="20"/>
          <w:szCs w:val="20"/>
          <w:lang w:eastAsia="fr-CA"/>
        </w:rPr>
        <w:t xml:space="preserve"> gér</w:t>
      </w:r>
      <w:r w:rsidR="0019152D">
        <w:rPr>
          <w:rFonts w:ascii="Arial" w:hAnsi="Arial" w:cs="Arial"/>
          <w:sz w:val="20"/>
          <w:szCs w:val="20"/>
          <w:lang w:eastAsia="fr-CA"/>
        </w:rPr>
        <w:t>er</w:t>
      </w:r>
      <w:r w:rsidR="004722C1">
        <w:rPr>
          <w:rFonts w:ascii="Arial" w:hAnsi="Arial" w:cs="Arial"/>
          <w:sz w:val="20"/>
          <w:szCs w:val="20"/>
          <w:lang w:eastAsia="fr-CA"/>
        </w:rPr>
        <w:t xml:space="preserve"> les priorités </w:t>
      </w:r>
      <w:r w:rsidR="00674318">
        <w:rPr>
          <w:rFonts w:ascii="Arial" w:hAnsi="Arial" w:cs="Arial"/>
          <w:sz w:val="20"/>
          <w:szCs w:val="20"/>
          <w:lang w:eastAsia="fr-CA"/>
        </w:rPr>
        <w:t>avant l</w:t>
      </w:r>
      <w:r w:rsidR="004722C1">
        <w:rPr>
          <w:rFonts w:ascii="Arial" w:hAnsi="Arial" w:cs="Arial"/>
          <w:sz w:val="20"/>
          <w:szCs w:val="20"/>
          <w:lang w:eastAsia="fr-CA"/>
        </w:rPr>
        <w:t>es autres t</w:t>
      </w:r>
      <w:r w:rsidR="0019152D">
        <w:rPr>
          <w:rFonts w:ascii="Arial" w:hAnsi="Arial" w:cs="Arial"/>
          <w:sz w:val="20"/>
          <w:szCs w:val="20"/>
          <w:lang w:eastAsia="fr-CA"/>
        </w:rPr>
        <w:t>â</w:t>
      </w:r>
      <w:r w:rsidR="004722C1">
        <w:rPr>
          <w:rFonts w:ascii="Arial" w:hAnsi="Arial" w:cs="Arial"/>
          <w:sz w:val="20"/>
          <w:szCs w:val="20"/>
          <w:lang w:eastAsia="fr-CA"/>
        </w:rPr>
        <w:t>ches liée</w:t>
      </w:r>
      <w:r w:rsidR="00674318">
        <w:rPr>
          <w:rFonts w:ascii="Arial" w:hAnsi="Arial" w:cs="Arial"/>
          <w:sz w:val="20"/>
          <w:szCs w:val="20"/>
          <w:lang w:eastAsia="fr-CA"/>
        </w:rPr>
        <w:t>s</w:t>
      </w:r>
      <w:r w:rsidR="004722C1">
        <w:rPr>
          <w:rFonts w:ascii="Arial" w:hAnsi="Arial" w:cs="Arial"/>
          <w:sz w:val="20"/>
          <w:szCs w:val="20"/>
          <w:lang w:eastAsia="fr-CA"/>
        </w:rPr>
        <w:t xml:space="preserve"> à ma spécialité. Pour ne pas affect</w:t>
      </w:r>
      <w:r w:rsidR="0019152D">
        <w:rPr>
          <w:rFonts w:ascii="Arial" w:hAnsi="Arial" w:cs="Arial"/>
          <w:sz w:val="20"/>
          <w:szCs w:val="20"/>
          <w:lang w:eastAsia="fr-CA"/>
        </w:rPr>
        <w:t>er</w:t>
      </w:r>
      <w:r w:rsidR="004722C1">
        <w:rPr>
          <w:rFonts w:ascii="Arial" w:hAnsi="Arial" w:cs="Arial"/>
          <w:sz w:val="20"/>
          <w:szCs w:val="20"/>
          <w:lang w:eastAsia="fr-CA"/>
        </w:rPr>
        <w:t xml:space="preserve"> les activités de montage des clients, j’ai choisi le moment le moins actif de la session parce qu’il fallait que je mobilise un local pour effectuer les tests. Ce</w:t>
      </w:r>
      <w:r w:rsidR="00BC1E62">
        <w:rPr>
          <w:rFonts w:ascii="Arial" w:hAnsi="Arial" w:cs="Arial"/>
          <w:sz w:val="20"/>
          <w:szCs w:val="20"/>
          <w:lang w:eastAsia="fr-CA"/>
        </w:rPr>
        <w:t>tte</w:t>
      </w:r>
      <w:r w:rsidR="004722C1">
        <w:rPr>
          <w:rFonts w:ascii="Arial" w:hAnsi="Arial" w:cs="Arial"/>
          <w:sz w:val="20"/>
          <w:szCs w:val="20"/>
          <w:lang w:eastAsia="fr-CA"/>
        </w:rPr>
        <w:t xml:space="preserve"> période</w:t>
      </w:r>
      <w:r w:rsidR="00BC1E62">
        <w:rPr>
          <w:rFonts w:ascii="Arial" w:hAnsi="Arial" w:cs="Arial"/>
          <w:sz w:val="20"/>
          <w:szCs w:val="20"/>
          <w:lang w:eastAsia="fr-CA"/>
        </w:rPr>
        <w:t xml:space="preserve"> favorisait aussi la qualité des tests effectués avec les clients. De plus, j’ai décidé d’effectu</w:t>
      </w:r>
      <w:r w:rsidR="001A72D6">
        <w:rPr>
          <w:rFonts w:ascii="Arial" w:hAnsi="Arial" w:cs="Arial"/>
          <w:sz w:val="20"/>
          <w:szCs w:val="20"/>
          <w:lang w:eastAsia="fr-CA"/>
        </w:rPr>
        <w:t>er</w:t>
      </w:r>
      <w:r w:rsidR="00BC1E62">
        <w:rPr>
          <w:rFonts w:ascii="Arial" w:hAnsi="Arial" w:cs="Arial"/>
          <w:sz w:val="20"/>
          <w:szCs w:val="20"/>
          <w:lang w:eastAsia="fr-CA"/>
        </w:rPr>
        <w:t xml:space="preserve"> le développement autant à l’atelier que dans le local. </w:t>
      </w:r>
      <w:r w:rsidR="00A20BA5">
        <w:rPr>
          <w:rFonts w:ascii="Arial" w:hAnsi="Arial" w:cs="Arial"/>
          <w:sz w:val="20"/>
          <w:szCs w:val="20"/>
          <w:lang w:eastAsia="fr-CA"/>
        </w:rPr>
        <w:t>J’</w:t>
      </w:r>
      <w:r w:rsidR="00674318">
        <w:rPr>
          <w:rFonts w:ascii="Arial" w:hAnsi="Arial" w:cs="Arial"/>
          <w:sz w:val="20"/>
          <w:szCs w:val="20"/>
          <w:lang w:eastAsia="fr-CA"/>
        </w:rPr>
        <w:t xml:space="preserve">allais </w:t>
      </w:r>
      <w:r w:rsidR="001A72D6">
        <w:rPr>
          <w:rFonts w:ascii="Arial" w:hAnsi="Arial" w:cs="Arial"/>
          <w:sz w:val="20"/>
          <w:szCs w:val="20"/>
          <w:lang w:eastAsia="fr-CA"/>
        </w:rPr>
        <w:t xml:space="preserve"> donc à l’endroit</w:t>
      </w:r>
      <w:r w:rsidR="00A20BA5">
        <w:rPr>
          <w:rFonts w:ascii="Arial" w:hAnsi="Arial" w:cs="Arial"/>
          <w:sz w:val="20"/>
          <w:szCs w:val="20"/>
          <w:lang w:eastAsia="fr-CA"/>
        </w:rPr>
        <w:t xml:space="preserve"> o</w:t>
      </w:r>
      <w:r w:rsidR="001A72D6">
        <w:rPr>
          <w:rFonts w:ascii="Arial" w:hAnsi="Arial" w:cs="Arial"/>
          <w:sz w:val="20"/>
          <w:szCs w:val="20"/>
          <w:lang w:eastAsia="fr-CA"/>
        </w:rPr>
        <w:t>ù</w:t>
      </w:r>
      <w:r w:rsidR="00A20BA5">
        <w:rPr>
          <w:rFonts w:ascii="Arial" w:hAnsi="Arial" w:cs="Arial"/>
          <w:sz w:val="20"/>
          <w:szCs w:val="20"/>
          <w:lang w:eastAsia="fr-CA"/>
        </w:rPr>
        <w:t xml:space="preserve"> j</w:t>
      </w:r>
      <w:r w:rsidR="00674318">
        <w:rPr>
          <w:rFonts w:ascii="Arial" w:hAnsi="Arial" w:cs="Arial"/>
          <w:sz w:val="20"/>
          <w:szCs w:val="20"/>
          <w:lang w:eastAsia="fr-CA"/>
        </w:rPr>
        <w:t xml:space="preserve">’étais </w:t>
      </w:r>
      <w:r w:rsidR="00A20BA5">
        <w:rPr>
          <w:rFonts w:ascii="Arial" w:hAnsi="Arial" w:cs="Arial"/>
          <w:sz w:val="20"/>
          <w:szCs w:val="20"/>
          <w:lang w:eastAsia="fr-CA"/>
        </w:rPr>
        <w:t>le plus apte à développer les configurations requis</w:t>
      </w:r>
      <w:r w:rsidR="001A72D6">
        <w:rPr>
          <w:rFonts w:ascii="Arial" w:hAnsi="Arial" w:cs="Arial"/>
          <w:sz w:val="20"/>
          <w:szCs w:val="20"/>
          <w:lang w:eastAsia="fr-CA"/>
        </w:rPr>
        <w:t>es</w:t>
      </w:r>
      <w:r w:rsidR="00A20BA5">
        <w:rPr>
          <w:rFonts w:ascii="Arial" w:hAnsi="Arial" w:cs="Arial"/>
          <w:sz w:val="20"/>
          <w:szCs w:val="20"/>
          <w:lang w:eastAsia="fr-CA"/>
        </w:rPr>
        <w:t>. Suite à de nombreuse</w:t>
      </w:r>
      <w:r w:rsidR="001A72D6">
        <w:rPr>
          <w:rFonts w:ascii="Arial" w:hAnsi="Arial" w:cs="Arial"/>
          <w:sz w:val="20"/>
          <w:szCs w:val="20"/>
          <w:lang w:eastAsia="fr-CA"/>
        </w:rPr>
        <w:t>s</w:t>
      </w:r>
      <w:r w:rsidR="00A20BA5">
        <w:rPr>
          <w:rFonts w:ascii="Arial" w:hAnsi="Arial" w:cs="Arial"/>
          <w:sz w:val="20"/>
          <w:szCs w:val="20"/>
          <w:lang w:eastAsia="fr-CA"/>
        </w:rPr>
        <w:t xml:space="preserve"> manipulation</w:t>
      </w:r>
      <w:r w:rsidR="001A72D6">
        <w:rPr>
          <w:rFonts w:ascii="Arial" w:hAnsi="Arial" w:cs="Arial"/>
          <w:sz w:val="20"/>
          <w:szCs w:val="20"/>
          <w:lang w:eastAsia="fr-CA"/>
        </w:rPr>
        <w:t>s</w:t>
      </w:r>
      <w:r w:rsidR="00A20BA5">
        <w:rPr>
          <w:rFonts w:ascii="Arial" w:hAnsi="Arial" w:cs="Arial"/>
          <w:sz w:val="20"/>
          <w:szCs w:val="20"/>
          <w:lang w:eastAsia="fr-CA"/>
        </w:rPr>
        <w:t>, j’ai pris la décision de document</w:t>
      </w:r>
      <w:r w:rsidR="001A72D6">
        <w:rPr>
          <w:rFonts w:ascii="Arial" w:hAnsi="Arial" w:cs="Arial"/>
          <w:sz w:val="20"/>
          <w:szCs w:val="20"/>
          <w:lang w:eastAsia="fr-CA"/>
        </w:rPr>
        <w:t>er</w:t>
      </w:r>
      <w:r w:rsidR="00A20BA5">
        <w:rPr>
          <w:rFonts w:ascii="Arial" w:hAnsi="Arial" w:cs="Arial"/>
          <w:sz w:val="20"/>
          <w:szCs w:val="20"/>
          <w:lang w:eastAsia="fr-CA"/>
        </w:rPr>
        <w:t xml:space="preserve"> chaque configuration et installation faite sur le système afin de facilit</w:t>
      </w:r>
      <w:r w:rsidR="001A72D6">
        <w:rPr>
          <w:rFonts w:ascii="Arial" w:hAnsi="Arial" w:cs="Arial"/>
          <w:sz w:val="20"/>
          <w:szCs w:val="20"/>
          <w:lang w:eastAsia="fr-CA"/>
        </w:rPr>
        <w:t>er</w:t>
      </w:r>
      <w:r w:rsidR="00A20BA5">
        <w:rPr>
          <w:rFonts w:ascii="Arial" w:hAnsi="Arial" w:cs="Arial"/>
          <w:sz w:val="20"/>
          <w:szCs w:val="20"/>
          <w:lang w:eastAsia="fr-CA"/>
        </w:rPr>
        <w:t xml:space="preserve"> les déploiements futurs et le retour en arrière en cas de problème. </w:t>
      </w:r>
      <w:r w:rsidR="00CF24CC">
        <w:rPr>
          <w:rFonts w:ascii="Arial" w:hAnsi="Arial" w:cs="Arial"/>
          <w:sz w:val="20"/>
          <w:szCs w:val="20"/>
          <w:lang w:eastAsia="fr-CA"/>
        </w:rPr>
        <w:t>La documentation a eu pour effet d’augment</w:t>
      </w:r>
      <w:r w:rsidR="001A72D6">
        <w:rPr>
          <w:rFonts w:ascii="Arial" w:hAnsi="Arial" w:cs="Arial"/>
          <w:sz w:val="20"/>
          <w:szCs w:val="20"/>
          <w:lang w:eastAsia="fr-CA"/>
        </w:rPr>
        <w:t>er</w:t>
      </w:r>
      <w:r w:rsidR="00CF24CC">
        <w:rPr>
          <w:rFonts w:ascii="Arial" w:hAnsi="Arial" w:cs="Arial"/>
          <w:sz w:val="20"/>
          <w:szCs w:val="20"/>
          <w:lang w:eastAsia="fr-CA"/>
        </w:rPr>
        <w:t xml:space="preserve"> l’efficacité et la qualité du développement. Pour l’ensemble du projet, les résultats les plus concrets ont été d</w:t>
      </w:r>
      <w:r w:rsidR="00C52648">
        <w:rPr>
          <w:rFonts w:ascii="Arial" w:hAnsi="Arial" w:cs="Arial"/>
          <w:sz w:val="20"/>
          <w:szCs w:val="20"/>
          <w:lang w:eastAsia="fr-CA"/>
        </w:rPr>
        <w:t>’avoir</w:t>
      </w:r>
      <w:r w:rsidR="00CF24CC">
        <w:rPr>
          <w:rFonts w:ascii="Arial" w:hAnsi="Arial" w:cs="Arial"/>
          <w:sz w:val="20"/>
          <w:szCs w:val="20"/>
          <w:lang w:eastAsia="fr-CA"/>
        </w:rPr>
        <w:t xml:space="preserve"> bien répond</w:t>
      </w:r>
      <w:r w:rsidR="001A72D6">
        <w:rPr>
          <w:rFonts w:ascii="Arial" w:hAnsi="Arial" w:cs="Arial"/>
          <w:sz w:val="20"/>
          <w:szCs w:val="20"/>
          <w:lang w:eastAsia="fr-CA"/>
        </w:rPr>
        <w:t>u</w:t>
      </w:r>
      <w:r w:rsidR="00CF24CC">
        <w:rPr>
          <w:rFonts w:ascii="Arial" w:hAnsi="Arial" w:cs="Arial"/>
          <w:sz w:val="20"/>
          <w:szCs w:val="20"/>
          <w:lang w:eastAsia="fr-CA"/>
        </w:rPr>
        <w:t xml:space="preserve"> aux besoins du client.</w:t>
      </w:r>
    </w:p>
    <w:p w:rsidR="0082699B" w:rsidRDefault="0082699B" w:rsidP="0082699B">
      <w:pPr>
        <w:autoSpaceDE w:val="0"/>
        <w:autoSpaceDN w:val="0"/>
        <w:adjustRightInd w:val="0"/>
        <w:spacing w:after="0" w:line="240" w:lineRule="auto"/>
        <w:jc w:val="both"/>
        <w:rPr>
          <w:rFonts w:ascii="Arial-Black" w:hAnsi="Arial-Black" w:cs="Arial-Black"/>
          <w:b/>
          <w:sz w:val="20"/>
          <w:szCs w:val="20"/>
          <w:lang w:eastAsia="fr-CA"/>
        </w:rPr>
      </w:pPr>
    </w:p>
    <w:p w:rsidR="0082699B" w:rsidRPr="00BB10FE" w:rsidRDefault="0082699B" w:rsidP="0082699B">
      <w:pPr>
        <w:autoSpaceDE w:val="0"/>
        <w:autoSpaceDN w:val="0"/>
        <w:adjustRightInd w:val="0"/>
        <w:spacing w:after="0" w:line="240" w:lineRule="auto"/>
        <w:jc w:val="both"/>
        <w:rPr>
          <w:rFonts w:ascii="Arial-Black" w:hAnsi="Arial-Black" w:cs="Arial-Black"/>
          <w:b/>
          <w:sz w:val="20"/>
          <w:szCs w:val="20"/>
          <w:lang w:eastAsia="fr-CA"/>
        </w:rPr>
      </w:pPr>
      <w:r w:rsidRPr="00BB10FE">
        <w:rPr>
          <w:rFonts w:ascii="Arial-Black" w:hAnsi="Arial-Black" w:cs="Arial-Black"/>
          <w:b/>
          <w:sz w:val="20"/>
          <w:szCs w:val="20"/>
          <w:lang w:eastAsia="fr-CA"/>
        </w:rPr>
        <w:t>Création d’une baie d’équipement</w:t>
      </w:r>
      <w:r w:rsidR="00E80F18">
        <w:rPr>
          <w:rFonts w:ascii="Arial-Black" w:hAnsi="Arial-Black" w:cs="Arial-Black"/>
          <w:b/>
          <w:sz w:val="20"/>
          <w:szCs w:val="20"/>
          <w:lang w:eastAsia="fr-CA"/>
        </w:rPr>
        <w:t>s</w:t>
      </w:r>
      <w:r w:rsidRPr="00BB10FE">
        <w:rPr>
          <w:rFonts w:ascii="Arial-Black" w:hAnsi="Arial-Black" w:cs="Arial-Black"/>
          <w:b/>
          <w:sz w:val="20"/>
          <w:szCs w:val="20"/>
          <w:lang w:eastAsia="fr-CA"/>
        </w:rPr>
        <w:t xml:space="preserve"> à l’atelier</w:t>
      </w:r>
    </w:p>
    <w:p w:rsidR="00CF24CC" w:rsidRDefault="00CF24CC" w:rsidP="006B5E3E">
      <w:pPr>
        <w:autoSpaceDE w:val="0"/>
        <w:autoSpaceDN w:val="0"/>
        <w:adjustRightInd w:val="0"/>
        <w:spacing w:after="0" w:line="240" w:lineRule="auto"/>
        <w:jc w:val="both"/>
        <w:rPr>
          <w:rFonts w:ascii="Arial" w:hAnsi="Arial" w:cs="Arial"/>
          <w:sz w:val="20"/>
          <w:szCs w:val="20"/>
          <w:lang w:eastAsia="fr-CA"/>
        </w:rPr>
      </w:pPr>
    </w:p>
    <w:p w:rsidR="00CF24CC" w:rsidRDefault="00CF24CC" w:rsidP="006B5E3E">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t xml:space="preserve">L’installation de la baie d’équipement n’était pas prévue dans les installations </w:t>
      </w:r>
      <w:r w:rsidR="00CC0C2C">
        <w:rPr>
          <w:rFonts w:ascii="Arial" w:hAnsi="Arial" w:cs="Arial"/>
          <w:sz w:val="20"/>
          <w:szCs w:val="20"/>
          <w:lang w:eastAsia="fr-CA"/>
        </w:rPr>
        <w:t>estivales 2012</w:t>
      </w:r>
      <w:r>
        <w:rPr>
          <w:rFonts w:ascii="Arial" w:hAnsi="Arial" w:cs="Arial"/>
          <w:sz w:val="20"/>
          <w:szCs w:val="20"/>
          <w:lang w:eastAsia="fr-CA"/>
        </w:rPr>
        <w:t xml:space="preserve"> du service. </w:t>
      </w:r>
      <w:r w:rsidR="00CC0C2C">
        <w:rPr>
          <w:rFonts w:ascii="Arial" w:hAnsi="Arial" w:cs="Arial"/>
          <w:sz w:val="20"/>
          <w:szCs w:val="20"/>
          <w:lang w:eastAsia="fr-CA"/>
        </w:rPr>
        <w:t xml:space="preserve">On devait installer, comme </w:t>
      </w:r>
      <w:r w:rsidR="00C52648">
        <w:rPr>
          <w:rFonts w:ascii="Arial" w:hAnsi="Arial" w:cs="Arial"/>
          <w:sz w:val="20"/>
          <w:szCs w:val="20"/>
          <w:lang w:eastAsia="fr-CA"/>
        </w:rPr>
        <w:t xml:space="preserve">à </w:t>
      </w:r>
      <w:r w:rsidR="00CC0C2C">
        <w:rPr>
          <w:rFonts w:ascii="Arial" w:hAnsi="Arial" w:cs="Arial"/>
          <w:sz w:val="20"/>
          <w:szCs w:val="20"/>
          <w:lang w:eastAsia="fr-CA"/>
        </w:rPr>
        <w:t>chaque année, des meubles multimédia</w:t>
      </w:r>
      <w:r w:rsidR="00C52648">
        <w:rPr>
          <w:rFonts w:ascii="Arial" w:hAnsi="Arial" w:cs="Arial"/>
          <w:sz w:val="20"/>
          <w:szCs w:val="20"/>
          <w:lang w:eastAsia="fr-CA"/>
        </w:rPr>
        <w:t>s</w:t>
      </w:r>
      <w:r w:rsidR="00CC0C2C">
        <w:rPr>
          <w:rFonts w:ascii="Arial" w:hAnsi="Arial" w:cs="Arial"/>
          <w:sz w:val="20"/>
          <w:szCs w:val="20"/>
          <w:lang w:eastAsia="fr-CA"/>
        </w:rPr>
        <w:t xml:space="preserve">. </w:t>
      </w:r>
      <w:r w:rsidR="00C52648">
        <w:rPr>
          <w:rFonts w:ascii="Arial" w:hAnsi="Arial" w:cs="Arial"/>
          <w:sz w:val="20"/>
          <w:szCs w:val="20"/>
          <w:lang w:eastAsia="fr-CA"/>
        </w:rPr>
        <w:t>En raison</w:t>
      </w:r>
      <w:r w:rsidR="00CC0C2C">
        <w:rPr>
          <w:rFonts w:ascii="Arial" w:hAnsi="Arial" w:cs="Arial"/>
          <w:sz w:val="20"/>
          <w:szCs w:val="20"/>
          <w:lang w:eastAsia="fr-CA"/>
        </w:rPr>
        <w:t xml:space="preserve"> des retards empêchant l’installation des meubles et voyant le temps </w:t>
      </w:r>
      <w:r w:rsidR="00327D1B">
        <w:rPr>
          <w:rFonts w:ascii="Arial" w:hAnsi="Arial" w:cs="Arial"/>
          <w:sz w:val="20"/>
          <w:szCs w:val="20"/>
          <w:lang w:eastAsia="fr-CA"/>
        </w:rPr>
        <w:t>passer</w:t>
      </w:r>
      <w:r w:rsidR="00CC0C2C">
        <w:rPr>
          <w:rFonts w:ascii="Arial" w:hAnsi="Arial" w:cs="Arial"/>
          <w:sz w:val="20"/>
          <w:szCs w:val="20"/>
          <w:lang w:eastAsia="fr-CA"/>
        </w:rPr>
        <w:t xml:space="preserve"> sans affectation précis</w:t>
      </w:r>
      <w:r w:rsidR="00C52648">
        <w:rPr>
          <w:rFonts w:ascii="Arial" w:hAnsi="Arial" w:cs="Arial"/>
          <w:sz w:val="20"/>
          <w:szCs w:val="20"/>
          <w:lang w:eastAsia="fr-CA"/>
        </w:rPr>
        <w:t>e</w:t>
      </w:r>
      <w:r w:rsidR="00CC0C2C">
        <w:rPr>
          <w:rFonts w:ascii="Arial" w:hAnsi="Arial" w:cs="Arial"/>
          <w:sz w:val="20"/>
          <w:szCs w:val="20"/>
          <w:lang w:eastAsia="fr-CA"/>
        </w:rPr>
        <w:t xml:space="preserve"> liée aux installations</w:t>
      </w:r>
      <w:r w:rsidR="00C52648">
        <w:rPr>
          <w:rFonts w:ascii="Arial" w:hAnsi="Arial" w:cs="Arial"/>
          <w:sz w:val="20"/>
          <w:szCs w:val="20"/>
          <w:lang w:eastAsia="fr-CA"/>
        </w:rPr>
        <w:t>,</w:t>
      </w:r>
      <w:r w:rsidR="00CC0C2C">
        <w:rPr>
          <w:rFonts w:ascii="Arial" w:hAnsi="Arial" w:cs="Arial"/>
          <w:sz w:val="20"/>
          <w:szCs w:val="20"/>
          <w:lang w:eastAsia="fr-CA"/>
        </w:rPr>
        <w:t xml:space="preserve"> </w:t>
      </w:r>
      <w:r w:rsidR="00C52648">
        <w:rPr>
          <w:rFonts w:ascii="Arial" w:hAnsi="Arial" w:cs="Arial"/>
          <w:sz w:val="20"/>
          <w:szCs w:val="20"/>
          <w:lang w:eastAsia="fr-CA"/>
        </w:rPr>
        <w:t>j</w:t>
      </w:r>
      <w:r w:rsidR="00CC0C2C">
        <w:rPr>
          <w:rFonts w:ascii="Arial" w:hAnsi="Arial" w:cs="Arial"/>
          <w:sz w:val="20"/>
          <w:szCs w:val="20"/>
          <w:lang w:eastAsia="fr-CA"/>
        </w:rPr>
        <w:t>’ai pris l’</w:t>
      </w:r>
      <w:r w:rsidR="001945FD">
        <w:rPr>
          <w:rFonts w:ascii="Arial" w:hAnsi="Arial" w:cs="Arial"/>
          <w:sz w:val="20"/>
          <w:szCs w:val="20"/>
          <w:lang w:eastAsia="fr-CA"/>
        </w:rPr>
        <w:t>initiative de commencer</w:t>
      </w:r>
      <w:r w:rsidR="00CC0C2C">
        <w:rPr>
          <w:rFonts w:ascii="Arial" w:hAnsi="Arial" w:cs="Arial"/>
          <w:sz w:val="20"/>
          <w:szCs w:val="20"/>
          <w:lang w:eastAsia="fr-CA"/>
        </w:rPr>
        <w:t xml:space="preserve"> ce projet, étape par étape, sachant que je pouvais être affecté sur les installations.</w:t>
      </w:r>
      <w:r w:rsidR="001945FD">
        <w:rPr>
          <w:rFonts w:ascii="Arial" w:hAnsi="Arial" w:cs="Arial"/>
          <w:sz w:val="20"/>
          <w:szCs w:val="20"/>
          <w:lang w:eastAsia="fr-CA"/>
        </w:rPr>
        <w:t xml:space="preserve"> Chaque étape était organisée pour ne pas nuire aux installations à venir.</w:t>
      </w:r>
      <w:r w:rsidR="00CC0C2C">
        <w:rPr>
          <w:rFonts w:ascii="Arial" w:hAnsi="Arial" w:cs="Arial"/>
          <w:sz w:val="20"/>
          <w:szCs w:val="20"/>
          <w:lang w:eastAsia="fr-CA"/>
        </w:rPr>
        <w:t xml:space="preserve"> J’ai même affecté un autre technicien pendant quelque</w:t>
      </w:r>
      <w:r w:rsidR="00C52648">
        <w:rPr>
          <w:rFonts w:ascii="Arial" w:hAnsi="Arial" w:cs="Arial"/>
          <w:sz w:val="20"/>
          <w:szCs w:val="20"/>
          <w:lang w:eastAsia="fr-CA"/>
        </w:rPr>
        <w:t>s</w:t>
      </w:r>
      <w:r w:rsidR="00CC0C2C">
        <w:rPr>
          <w:rFonts w:ascii="Arial" w:hAnsi="Arial" w:cs="Arial"/>
          <w:sz w:val="20"/>
          <w:szCs w:val="20"/>
          <w:lang w:eastAsia="fr-CA"/>
        </w:rPr>
        <w:t xml:space="preserve"> jour</w:t>
      </w:r>
      <w:r w:rsidR="00C52648">
        <w:rPr>
          <w:rFonts w:ascii="Arial" w:hAnsi="Arial" w:cs="Arial"/>
          <w:sz w:val="20"/>
          <w:szCs w:val="20"/>
          <w:lang w:eastAsia="fr-CA"/>
        </w:rPr>
        <w:t>s</w:t>
      </w:r>
      <w:r w:rsidR="00CC0C2C">
        <w:rPr>
          <w:rFonts w:ascii="Arial" w:hAnsi="Arial" w:cs="Arial"/>
          <w:sz w:val="20"/>
          <w:szCs w:val="20"/>
          <w:lang w:eastAsia="fr-CA"/>
        </w:rPr>
        <w:t xml:space="preserve"> pour des t</w:t>
      </w:r>
      <w:r w:rsidR="00C52648">
        <w:rPr>
          <w:rFonts w:ascii="Arial" w:hAnsi="Arial" w:cs="Arial"/>
          <w:sz w:val="20"/>
          <w:szCs w:val="20"/>
          <w:lang w:eastAsia="fr-CA"/>
        </w:rPr>
        <w:t>â</w:t>
      </w:r>
      <w:r w:rsidR="00CC0C2C">
        <w:rPr>
          <w:rFonts w:ascii="Arial" w:hAnsi="Arial" w:cs="Arial"/>
          <w:sz w:val="20"/>
          <w:szCs w:val="20"/>
          <w:lang w:eastAsia="fr-CA"/>
        </w:rPr>
        <w:t xml:space="preserve">ches </w:t>
      </w:r>
      <w:r w:rsidR="00091F9E">
        <w:rPr>
          <w:rFonts w:ascii="Arial" w:hAnsi="Arial" w:cs="Arial"/>
          <w:sz w:val="20"/>
          <w:szCs w:val="20"/>
          <w:lang w:eastAsia="fr-CA"/>
        </w:rPr>
        <w:t>que je ne pouvais</w:t>
      </w:r>
      <w:r w:rsidR="007E72CE">
        <w:rPr>
          <w:rFonts w:ascii="Arial" w:hAnsi="Arial" w:cs="Arial"/>
          <w:sz w:val="20"/>
          <w:szCs w:val="20"/>
          <w:lang w:eastAsia="fr-CA"/>
        </w:rPr>
        <w:t xml:space="preserve"> réaliser seul</w:t>
      </w:r>
      <w:r w:rsidR="00CC0C2C">
        <w:rPr>
          <w:rFonts w:ascii="Arial" w:hAnsi="Arial" w:cs="Arial"/>
          <w:sz w:val="20"/>
          <w:szCs w:val="20"/>
          <w:lang w:eastAsia="fr-CA"/>
        </w:rPr>
        <w:t>.</w:t>
      </w:r>
      <w:r w:rsidR="001945FD">
        <w:rPr>
          <w:rFonts w:ascii="Arial" w:hAnsi="Arial" w:cs="Arial"/>
          <w:sz w:val="20"/>
          <w:szCs w:val="20"/>
          <w:lang w:eastAsia="fr-CA"/>
        </w:rPr>
        <w:t xml:space="preserve"> J’ai validé la disponibilité avec le technicien pour ensuite </w:t>
      </w:r>
      <w:r w:rsidR="00091F9E">
        <w:rPr>
          <w:rFonts w:ascii="Arial" w:hAnsi="Arial" w:cs="Arial"/>
          <w:sz w:val="20"/>
          <w:szCs w:val="20"/>
          <w:lang w:eastAsia="fr-CA"/>
        </w:rPr>
        <w:t xml:space="preserve">en </w:t>
      </w:r>
      <w:r w:rsidR="001945FD">
        <w:rPr>
          <w:rFonts w:ascii="Arial" w:hAnsi="Arial" w:cs="Arial"/>
          <w:sz w:val="20"/>
          <w:szCs w:val="20"/>
          <w:lang w:eastAsia="fr-CA"/>
        </w:rPr>
        <w:t>in</w:t>
      </w:r>
      <w:r w:rsidR="005D2D31">
        <w:rPr>
          <w:rFonts w:ascii="Arial" w:hAnsi="Arial" w:cs="Arial"/>
          <w:sz w:val="20"/>
          <w:szCs w:val="20"/>
          <w:lang w:eastAsia="fr-CA"/>
        </w:rPr>
        <w:t>former le chef d’équipe. T</w:t>
      </w:r>
      <w:r w:rsidR="001945FD">
        <w:rPr>
          <w:rFonts w:ascii="Arial" w:hAnsi="Arial" w:cs="Arial"/>
          <w:sz w:val="20"/>
          <w:szCs w:val="20"/>
          <w:lang w:eastAsia="fr-CA"/>
        </w:rPr>
        <w:t xml:space="preserve">ous les détails pour la réalisation de </w:t>
      </w:r>
      <w:r w:rsidR="00C52648">
        <w:rPr>
          <w:rFonts w:ascii="Arial" w:hAnsi="Arial" w:cs="Arial"/>
          <w:sz w:val="20"/>
          <w:szCs w:val="20"/>
          <w:lang w:eastAsia="fr-CA"/>
        </w:rPr>
        <w:t>c</w:t>
      </w:r>
      <w:r w:rsidR="001945FD">
        <w:rPr>
          <w:rFonts w:ascii="Arial" w:hAnsi="Arial" w:cs="Arial"/>
          <w:sz w:val="20"/>
          <w:szCs w:val="20"/>
          <w:lang w:eastAsia="fr-CA"/>
        </w:rPr>
        <w:t>e projet étai</w:t>
      </w:r>
      <w:r w:rsidR="000432B0">
        <w:rPr>
          <w:rFonts w:ascii="Arial" w:hAnsi="Arial" w:cs="Arial"/>
          <w:sz w:val="20"/>
          <w:szCs w:val="20"/>
          <w:lang w:eastAsia="fr-CA"/>
        </w:rPr>
        <w:t>en</w:t>
      </w:r>
      <w:r w:rsidR="001945FD">
        <w:rPr>
          <w:rFonts w:ascii="Arial" w:hAnsi="Arial" w:cs="Arial"/>
          <w:sz w:val="20"/>
          <w:szCs w:val="20"/>
          <w:lang w:eastAsia="fr-CA"/>
        </w:rPr>
        <w:t>t assurés par moi (</w:t>
      </w:r>
      <w:r w:rsidR="00C52648">
        <w:rPr>
          <w:rFonts w:ascii="Arial" w:hAnsi="Arial" w:cs="Arial"/>
          <w:sz w:val="20"/>
          <w:szCs w:val="20"/>
          <w:lang w:eastAsia="fr-CA"/>
        </w:rPr>
        <w:t>g</w:t>
      </w:r>
      <w:r w:rsidR="001945FD">
        <w:rPr>
          <w:rFonts w:ascii="Arial" w:hAnsi="Arial" w:cs="Arial"/>
          <w:sz w:val="20"/>
          <w:szCs w:val="20"/>
          <w:lang w:eastAsia="fr-CA"/>
        </w:rPr>
        <w:t xml:space="preserve">estion, conception, installation). Le résultat de cette initiative </w:t>
      </w:r>
      <w:r w:rsidR="002215BD">
        <w:rPr>
          <w:rFonts w:ascii="Arial" w:hAnsi="Arial" w:cs="Arial"/>
          <w:sz w:val="20"/>
          <w:szCs w:val="20"/>
          <w:lang w:eastAsia="fr-CA"/>
        </w:rPr>
        <w:t>réside dans</w:t>
      </w:r>
      <w:r w:rsidR="00A7541B">
        <w:rPr>
          <w:rFonts w:ascii="Arial" w:hAnsi="Arial" w:cs="Arial"/>
          <w:sz w:val="20"/>
          <w:szCs w:val="20"/>
          <w:lang w:eastAsia="fr-CA"/>
        </w:rPr>
        <w:t xml:space="preserve"> l’accomplissement de cette baie d’équipement avant même que les installations estivales </w:t>
      </w:r>
      <w:r w:rsidR="00C52648">
        <w:rPr>
          <w:rFonts w:ascii="Arial" w:hAnsi="Arial" w:cs="Arial"/>
          <w:sz w:val="20"/>
          <w:szCs w:val="20"/>
          <w:lang w:eastAsia="fr-CA"/>
        </w:rPr>
        <w:t xml:space="preserve">ne </w:t>
      </w:r>
      <w:r w:rsidR="00A7541B">
        <w:rPr>
          <w:rFonts w:ascii="Arial" w:hAnsi="Arial" w:cs="Arial"/>
          <w:sz w:val="20"/>
          <w:szCs w:val="20"/>
          <w:lang w:eastAsia="fr-CA"/>
        </w:rPr>
        <w:t>commencent. Maintenant, tous les techniciens peuvent profiter de cet outil de travail</w:t>
      </w:r>
      <w:r w:rsidR="00084909">
        <w:rPr>
          <w:rFonts w:ascii="Arial" w:hAnsi="Arial" w:cs="Arial"/>
          <w:sz w:val="20"/>
          <w:szCs w:val="20"/>
          <w:lang w:eastAsia="fr-CA"/>
        </w:rPr>
        <w:t>,</w:t>
      </w:r>
      <w:r w:rsidR="00A7541B">
        <w:rPr>
          <w:rFonts w:ascii="Arial" w:hAnsi="Arial" w:cs="Arial"/>
          <w:sz w:val="20"/>
          <w:szCs w:val="20"/>
          <w:lang w:eastAsia="fr-CA"/>
        </w:rPr>
        <w:t xml:space="preserve"> à mon avis indispensable.</w:t>
      </w:r>
    </w:p>
    <w:p w:rsidR="0082699B" w:rsidRDefault="0082699B" w:rsidP="0082699B">
      <w:pPr>
        <w:autoSpaceDE w:val="0"/>
        <w:autoSpaceDN w:val="0"/>
        <w:adjustRightInd w:val="0"/>
        <w:spacing w:after="0" w:line="240" w:lineRule="auto"/>
        <w:jc w:val="both"/>
        <w:rPr>
          <w:rFonts w:ascii="Arial-Black" w:hAnsi="Arial-Black" w:cs="Arial-Black"/>
          <w:b/>
          <w:sz w:val="20"/>
          <w:szCs w:val="20"/>
          <w:lang w:eastAsia="fr-CA"/>
        </w:rPr>
      </w:pPr>
    </w:p>
    <w:p w:rsidR="0082699B" w:rsidRPr="00BB10FE" w:rsidRDefault="0082699B" w:rsidP="0082699B">
      <w:pPr>
        <w:autoSpaceDE w:val="0"/>
        <w:autoSpaceDN w:val="0"/>
        <w:adjustRightInd w:val="0"/>
        <w:spacing w:after="0" w:line="240" w:lineRule="auto"/>
        <w:jc w:val="both"/>
        <w:rPr>
          <w:rFonts w:ascii="Arial-Black" w:hAnsi="Arial-Black" w:cs="Arial-Black"/>
          <w:b/>
          <w:sz w:val="20"/>
          <w:szCs w:val="20"/>
          <w:lang w:eastAsia="fr-CA"/>
        </w:rPr>
      </w:pPr>
      <w:r w:rsidRPr="00BB10FE">
        <w:rPr>
          <w:rFonts w:ascii="Arial-Black" w:hAnsi="Arial-Black" w:cs="Arial-Black"/>
          <w:b/>
          <w:sz w:val="20"/>
          <w:szCs w:val="20"/>
          <w:lang w:eastAsia="fr-CA"/>
        </w:rPr>
        <w:t xml:space="preserve">Installation d’un système </w:t>
      </w:r>
      <w:proofErr w:type="spellStart"/>
      <w:r w:rsidRPr="00BB10FE">
        <w:rPr>
          <w:rFonts w:ascii="Arial-Black" w:hAnsi="Arial-Black" w:cs="Arial-Black"/>
          <w:b/>
          <w:sz w:val="20"/>
          <w:szCs w:val="20"/>
          <w:lang w:eastAsia="fr-CA"/>
        </w:rPr>
        <w:t>Avid</w:t>
      </w:r>
      <w:proofErr w:type="spellEnd"/>
      <w:r w:rsidRPr="00BB10FE">
        <w:rPr>
          <w:rFonts w:ascii="Arial-Black" w:hAnsi="Arial-Black" w:cs="Arial-Black"/>
          <w:b/>
          <w:sz w:val="20"/>
          <w:szCs w:val="20"/>
          <w:lang w:eastAsia="fr-CA"/>
        </w:rPr>
        <w:t xml:space="preserve"> au laboratoire sectoriel</w:t>
      </w:r>
    </w:p>
    <w:p w:rsidR="00A7541B" w:rsidRDefault="00A7541B" w:rsidP="006B5E3E">
      <w:pPr>
        <w:autoSpaceDE w:val="0"/>
        <w:autoSpaceDN w:val="0"/>
        <w:adjustRightInd w:val="0"/>
        <w:spacing w:after="0" w:line="240" w:lineRule="auto"/>
        <w:jc w:val="both"/>
        <w:rPr>
          <w:rFonts w:ascii="Arial" w:hAnsi="Arial" w:cs="Arial"/>
          <w:sz w:val="20"/>
          <w:szCs w:val="20"/>
          <w:lang w:eastAsia="fr-CA"/>
        </w:rPr>
      </w:pPr>
    </w:p>
    <w:p w:rsidR="00A7541B" w:rsidRDefault="00A7541B" w:rsidP="006B5E3E">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r>
      <w:r w:rsidR="00EB6714">
        <w:rPr>
          <w:rFonts w:ascii="Arial" w:hAnsi="Arial" w:cs="Arial"/>
          <w:sz w:val="20"/>
          <w:szCs w:val="20"/>
          <w:lang w:eastAsia="fr-CA"/>
        </w:rPr>
        <w:t xml:space="preserve">La demande de Richard Beaudry pour l’installation du poste type au laboratoire </w:t>
      </w:r>
      <w:r w:rsidR="0082699B">
        <w:rPr>
          <w:rFonts w:ascii="Arial" w:hAnsi="Arial" w:cs="Arial"/>
          <w:sz w:val="20"/>
          <w:szCs w:val="20"/>
          <w:lang w:eastAsia="fr-CA"/>
        </w:rPr>
        <w:t>sectoriel de la faculté des arts</w:t>
      </w:r>
      <w:r w:rsidR="00EB6714">
        <w:rPr>
          <w:rFonts w:ascii="Arial" w:hAnsi="Arial" w:cs="Arial"/>
          <w:sz w:val="20"/>
          <w:szCs w:val="20"/>
          <w:lang w:eastAsia="fr-CA"/>
        </w:rPr>
        <w:t xml:space="preserve"> </w:t>
      </w:r>
      <w:r w:rsidR="000805C8">
        <w:rPr>
          <w:rFonts w:ascii="Arial" w:hAnsi="Arial" w:cs="Arial"/>
          <w:sz w:val="20"/>
          <w:szCs w:val="20"/>
          <w:lang w:eastAsia="fr-CA"/>
        </w:rPr>
        <w:t>a été faite</w:t>
      </w:r>
      <w:r w:rsidR="00EB6714">
        <w:rPr>
          <w:rFonts w:ascii="Arial" w:hAnsi="Arial" w:cs="Arial"/>
          <w:sz w:val="20"/>
          <w:szCs w:val="20"/>
          <w:lang w:eastAsia="fr-CA"/>
        </w:rPr>
        <w:t xml:space="preserve"> ap</w:t>
      </w:r>
      <w:r w:rsidR="0082699B">
        <w:rPr>
          <w:rFonts w:ascii="Arial" w:hAnsi="Arial" w:cs="Arial"/>
          <w:sz w:val="20"/>
          <w:szCs w:val="20"/>
          <w:lang w:eastAsia="fr-CA"/>
        </w:rPr>
        <w:t>rès que les techniciens du laboratoire</w:t>
      </w:r>
      <w:r w:rsidR="00EB6714">
        <w:rPr>
          <w:rFonts w:ascii="Arial" w:hAnsi="Arial" w:cs="Arial"/>
          <w:sz w:val="20"/>
          <w:szCs w:val="20"/>
          <w:lang w:eastAsia="fr-CA"/>
        </w:rPr>
        <w:t xml:space="preserve"> </w:t>
      </w:r>
      <w:r w:rsidR="000805C8">
        <w:rPr>
          <w:rFonts w:ascii="Arial" w:hAnsi="Arial" w:cs="Arial"/>
          <w:sz w:val="20"/>
          <w:szCs w:val="20"/>
          <w:lang w:eastAsia="fr-CA"/>
        </w:rPr>
        <w:t>aient tenté leur chance</w:t>
      </w:r>
      <w:r w:rsidR="00EB6714">
        <w:rPr>
          <w:rFonts w:ascii="Arial" w:hAnsi="Arial" w:cs="Arial"/>
          <w:sz w:val="20"/>
          <w:szCs w:val="20"/>
          <w:lang w:eastAsia="fr-CA"/>
        </w:rPr>
        <w:t xml:space="preserve"> sans </w:t>
      </w:r>
      <w:r w:rsidR="000805C8">
        <w:rPr>
          <w:rFonts w:ascii="Arial" w:hAnsi="Arial" w:cs="Arial"/>
          <w:sz w:val="20"/>
          <w:szCs w:val="20"/>
          <w:lang w:eastAsia="fr-CA"/>
        </w:rPr>
        <w:t>obtenir de</w:t>
      </w:r>
      <w:r w:rsidR="00EB6714">
        <w:rPr>
          <w:rFonts w:ascii="Arial" w:hAnsi="Arial" w:cs="Arial"/>
          <w:sz w:val="20"/>
          <w:szCs w:val="20"/>
          <w:lang w:eastAsia="fr-CA"/>
        </w:rPr>
        <w:t xml:space="preserve"> bon</w:t>
      </w:r>
      <w:r w:rsidR="000805C8">
        <w:rPr>
          <w:rFonts w:ascii="Arial" w:hAnsi="Arial" w:cs="Arial"/>
          <w:sz w:val="20"/>
          <w:szCs w:val="20"/>
          <w:lang w:eastAsia="fr-CA"/>
        </w:rPr>
        <w:t>s</w:t>
      </w:r>
      <w:r w:rsidR="00EB6714">
        <w:rPr>
          <w:rFonts w:ascii="Arial" w:hAnsi="Arial" w:cs="Arial"/>
          <w:sz w:val="20"/>
          <w:szCs w:val="20"/>
          <w:lang w:eastAsia="fr-CA"/>
        </w:rPr>
        <w:t xml:space="preserve"> résultat</w:t>
      </w:r>
      <w:r w:rsidR="000805C8">
        <w:rPr>
          <w:rFonts w:ascii="Arial" w:hAnsi="Arial" w:cs="Arial"/>
          <w:sz w:val="20"/>
          <w:szCs w:val="20"/>
          <w:lang w:eastAsia="fr-CA"/>
        </w:rPr>
        <w:t>s</w:t>
      </w:r>
      <w:r w:rsidR="00EB6714">
        <w:rPr>
          <w:rFonts w:ascii="Arial" w:hAnsi="Arial" w:cs="Arial"/>
          <w:sz w:val="20"/>
          <w:szCs w:val="20"/>
          <w:lang w:eastAsia="fr-CA"/>
        </w:rPr>
        <w:t xml:space="preserve">. La façon de </w:t>
      </w:r>
      <w:r w:rsidR="005B4436">
        <w:rPr>
          <w:rFonts w:ascii="Arial" w:hAnsi="Arial" w:cs="Arial"/>
          <w:sz w:val="20"/>
          <w:szCs w:val="20"/>
          <w:lang w:eastAsia="fr-CA"/>
        </w:rPr>
        <w:t>procéder</w:t>
      </w:r>
      <w:r w:rsidR="00EB6714">
        <w:rPr>
          <w:rFonts w:ascii="Arial" w:hAnsi="Arial" w:cs="Arial"/>
          <w:sz w:val="20"/>
          <w:szCs w:val="20"/>
          <w:lang w:eastAsia="fr-CA"/>
        </w:rPr>
        <w:t xml:space="preserve"> pour l’installation était ma responsabilité</w:t>
      </w:r>
      <w:r w:rsidR="004446E6">
        <w:rPr>
          <w:rFonts w:ascii="Arial" w:hAnsi="Arial" w:cs="Arial"/>
          <w:sz w:val="20"/>
          <w:szCs w:val="20"/>
          <w:lang w:eastAsia="fr-CA"/>
        </w:rPr>
        <w:t>. Durant le processus</w:t>
      </w:r>
      <w:r w:rsidR="00EB6714">
        <w:rPr>
          <w:rFonts w:ascii="Arial" w:hAnsi="Arial" w:cs="Arial"/>
          <w:sz w:val="20"/>
          <w:szCs w:val="20"/>
          <w:lang w:eastAsia="fr-CA"/>
        </w:rPr>
        <w:t>, j’ai avisé Franc</w:t>
      </w:r>
      <w:r w:rsidR="005D2D31">
        <w:rPr>
          <w:rFonts w:ascii="Arial" w:hAnsi="Arial" w:cs="Arial"/>
          <w:sz w:val="20"/>
          <w:szCs w:val="20"/>
          <w:lang w:eastAsia="fr-CA"/>
        </w:rPr>
        <w:t>e Cloutier qu’il fallait achet</w:t>
      </w:r>
      <w:r w:rsidR="005B4436">
        <w:rPr>
          <w:rFonts w:ascii="Arial" w:hAnsi="Arial" w:cs="Arial"/>
          <w:sz w:val="20"/>
          <w:szCs w:val="20"/>
          <w:lang w:eastAsia="fr-CA"/>
        </w:rPr>
        <w:t>er</w:t>
      </w:r>
      <w:r w:rsidR="00EB6714">
        <w:rPr>
          <w:rFonts w:ascii="Arial" w:hAnsi="Arial" w:cs="Arial"/>
          <w:sz w:val="20"/>
          <w:szCs w:val="20"/>
          <w:lang w:eastAsia="fr-CA"/>
        </w:rPr>
        <w:t xml:space="preserve"> une nouvelle carte </w:t>
      </w:r>
      <w:r w:rsidR="004446E6">
        <w:rPr>
          <w:rFonts w:ascii="Arial" w:hAnsi="Arial" w:cs="Arial"/>
          <w:sz w:val="20"/>
          <w:szCs w:val="20"/>
          <w:lang w:eastAsia="fr-CA"/>
        </w:rPr>
        <w:t>graphique</w:t>
      </w:r>
      <w:r w:rsidR="00EB6714">
        <w:rPr>
          <w:rFonts w:ascii="Arial" w:hAnsi="Arial" w:cs="Arial"/>
          <w:sz w:val="20"/>
          <w:szCs w:val="20"/>
          <w:lang w:eastAsia="fr-CA"/>
        </w:rPr>
        <w:t xml:space="preserve"> pour tous les postes du laboratoire. Par la suite, j’ai d</w:t>
      </w:r>
      <w:r w:rsidR="005B4436">
        <w:rPr>
          <w:rFonts w:ascii="Arial" w:hAnsi="Arial" w:cs="Arial"/>
          <w:sz w:val="20"/>
          <w:szCs w:val="20"/>
          <w:lang w:eastAsia="fr-CA"/>
        </w:rPr>
        <w:t>û</w:t>
      </w:r>
      <w:r w:rsidR="00EB6714">
        <w:rPr>
          <w:rFonts w:ascii="Arial" w:hAnsi="Arial" w:cs="Arial"/>
          <w:sz w:val="20"/>
          <w:szCs w:val="20"/>
          <w:lang w:eastAsia="fr-CA"/>
        </w:rPr>
        <w:t xml:space="preserve"> </w:t>
      </w:r>
      <w:r w:rsidR="004446E6">
        <w:rPr>
          <w:rFonts w:ascii="Arial" w:hAnsi="Arial" w:cs="Arial"/>
          <w:sz w:val="20"/>
          <w:szCs w:val="20"/>
          <w:lang w:eastAsia="fr-CA"/>
        </w:rPr>
        <w:t>négocier</w:t>
      </w:r>
      <w:r w:rsidR="00EB6714">
        <w:rPr>
          <w:rFonts w:ascii="Arial" w:hAnsi="Arial" w:cs="Arial"/>
          <w:sz w:val="20"/>
          <w:szCs w:val="20"/>
          <w:lang w:eastAsia="fr-CA"/>
        </w:rPr>
        <w:t xml:space="preserve"> avec les techniciens présent</w:t>
      </w:r>
      <w:r w:rsidR="005B4436">
        <w:rPr>
          <w:rFonts w:ascii="Arial" w:hAnsi="Arial" w:cs="Arial"/>
          <w:sz w:val="20"/>
          <w:szCs w:val="20"/>
          <w:lang w:eastAsia="fr-CA"/>
        </w:rPr>
        <w:t>s</w:t>
      </w:r>
      <w:r w:rsidR="00EB6714">
        <w:rPr>
          <w:rFonts w:ascii="Arial" w:hAnsi="Arial" w:cs="Arial"/>
          <w:sz w:val="20"/>
          <w:szCs w:val="20"/>
          <w:lang w:eastAsia="fr-CA"/>
        </w:rPr>
        <w:t xml:space="preserve"> au laboratoire pour leur faire comprendre l’</w:t>
      </w:r>
      <w:r w:rsidR="004446E6">
        <w:rPr>
          <w:rFonts w:ascii="Arial" w:hAnsi="Arial" w:cs="Arial"/>
          <w:sz w:val="20"/>
          <w:szCs w:val="20"/>
          <w:lang w:eastAsia="fr-CA"/>
        </w:rPr>
        <w:t>importance</w:t>
      </w:r>
      <w:r w:rsidR="00EB6714">
        <w:rPr>
          <w:rFonts w:ascii="Arial" w:hAnsi="Arial" w:cs="Arial"/>
          <w:sz w:val="20"/>
          <w:szCs w:val="20"/>
          <w:lang w:eastAsia="fr-CA"/>
        </w:rPr>
        <w:t xml:space="preserve"> de respecter les configurations du fabriquant</w:t>
      </w:r>
      <w:r w:rsidR="005B4436">
        <w:rPr>
          <w:rFonts w:ascii="Arial" w:hAnsi="Arial" w:cs="Arial"/>
          <w:sz w:val="20"/>
          <w:szCs w:val="20"/>
          <w:lang w:eastAsia="fr-CA"/>
        </w:rPr>
        <w:t>;</w:t>
      </w:r>
      <w:r w:rsidR="00EB6714">
        <w:rPr>
          <w:rFonts w:ascii="Arial" w:hAnsi="Arial" w:cs="Arial"/>
          <w:sz w:val="20"/>
          <w:szCs w:val="20"/>
          <w:lang w:eastAsia="fr-CA"/>
        </w:rPr>
        <w:t xml:space="preserve"> </w:t>
      </w:r>
      <w:r w:rsidR="005B4436">
        <w:rPr>
          <w:rFonts w:ascii="Arial" w:hAnsi="Arial" w:cs="Arial"/>
          <w:sz w:val="20"/>
          <w:szCs w:val="20"/>
          <w:lang w:eastAsia="fr-CA"/>
        </w:rPr>
        <w:t>j</w:t>
      </w:r>
      <w:r w:rsidR="00EB6714">
        <w:rPr>
          <w:rFonts w:ascii="Arial" w:hAnsi="Arial" w:cs="Arial"/>
          <w:sz w:val="20"/>
          <w:szCs w:val="20"/>
          <w:lang w:eastAsia="fr-CA"/>
        </w:rPr>
        <w:t xml:space="preserve">’ai donc </w:t>
      </w:r>
      <w:r w:rsidR="004446E6">
        <w:rPr>
          <w:rFonts w:ascii="Arial" w:hAnsi="Arial" w:cs="Arial"/>
          <w:sz w:val="20"/>
          <w:szCs w:val="20"/>
          <w:lang w:eastAsia="fr-CA"/>
        </w:rPr>
        <w:t>demandé</w:t>
      </w:r>
      <w:r w:rsidR="00EB6714">
        <w:rPr>
          <w:rFonts w:ascii="Arial" w:hAnsi="Arial" w:cs="Arial"/>
          <w:sz w:val="20"/>
          <w:szCs w:val="20"/>
          <w:lang w:eastAsia="fr-CA"/>
        </w:rPr>
        <w:t xml:space="preserve"> au</w:t>
      </w:r>
      <w:r w:rsidR="004446E6">
        <w:rPr>
          <w:rFonts w:ascii="Arial" w:hAnsi="Arial" w:cs="Arial"/>
          <w:sz w:val="20"/>
          <w:szCs w:val="20"/>
          <w:lang w:eastAsia="fr-CA"/>
        </w:rPr>
        <w:t>x</w:t>
      </w:r>
      <w:r w:rsidR="00EB6714">
        <w:rPr>
          <w:rFonts w:ascii="Arial" w:hAnsi="Arial" w:cs="Arial"/>
          <w:sz w:val="20"/>
          <w:szCs w:val="20"/>
          <w:lang w:eastAsia="fr-CA"/>
        </w:rPr>
        <w:t xml:space="preserve"> technicien</w:t>
      </w:r>
      <w:r w:rsidR="004446E6">
        <w:rPr>
          <w:rFonts w:ascii="Arial" w:hAnsi="Arial" w:cs="Arial"/>
          <w:sz w:val="20"/>
          <w:szCs w:val="20"/>
          <w:lang w:eastAsia="fr-CA"/>
        </w:rPr>
        <w:t>s</w:t>
      </w:r>
      <w:r w:rsidR="00EB6714">
        <w:rPr>
          <w:rFonts w:ascii="Arial" w:hAnsi="Arial" w:cs="Arial"/>
          <w:sz w:val="20"/>
          <w:szCs w:val="20"/>
          <w:lang w:eastAsia="fr-CA"/>
        </w:rPr>
        <w:t xml:space="preserve"> qu’il</w:t>
      </w:r>
      <w:r w:rsidR="004446E6">
        <w:rPr>
          <w:rFonts w:ascii="Arial" w:hAnsi="Arial" w:cs="Arial"/>
          <w:sz w:val="20"/>
          <w:szCs w:val="20"/>
          <w:lang w:eastAsia="fr-CA"/>
        </w:rPr>
        <w:t>s</w:t>
      </w:r>
      <w:r w:rsidR="00EB6714">
        <w:rPr>
          <w:rFonts w:ascii="Arial" w:hAnsi="Arial" w:cs="Arial"/>
          <w:sz w:val="20"/>
          <w:szCs w:val="20"/>
          <w:lang w:eastAsia="fr-CA"/>
        </w:rPr>
        <w:t xml:space="preserve"> support</w:t>
      </w:r>
      <w:r w:rsidR="004446E6">
        <w:rPr>
          <w:rFonts w:ascii="Arial" w:hAnsi="Arial" w:cs="Arial"/>
          <w:sz w:val="20"/>
          <w:szCs w:val="20"/>
          <w:lang w:eastAsia="fr-CA"/>
        </w:rPr>
        <w:t>ent</w:t>
      </w:r>
      <w:r w:rsidR="00EB6714">
        <w:rPr>
          <w:rFonts w:ascii="Arial" w:hAnsi="Arial" w:cs="Arial"/>
          <w:sz w:val="20"/>
          <w:szCs w:val="20"/>
          <w:lang w:eastAsia="fr-CA"/>
        </w:rPr>
        <w:t xml:space="preserve"> deux système</w:t>
      </w:r>
      <w:r w:rsidR="004446E6">
        <w:rPr>
          <w:rFonts w:ascii="Arial" w:hAnsi="Arial" w:cs="Arial"/>
          <w:sz w:val="20"/>
          <w:szCs w:val="20"/>
          <w:lang w:eastAsia="fr-CA"/>
        </w:rPr>
        <w:t>s</w:t>
      </w:r>
      <w:r w:rsidR="00EB6714">
        <w:rPr>
          <w:rFonts w:ascii="Arial" w:hAnsi="Arial" w:cs="Arial"/>
          <w:sz w:val="20"/>
          <w:szCs w:val="20"/>
          <w:lang w:eastAsia="fr-CA"/>
        </w:rPr>
        <w:t xml:space="preserve"> d’exploitation sur l</w:t>
      </w:r>
      <w:r w:rsidR="005B4436">
        <w:rPr>
          <w:rFonts w:ascii="Arial" w:hAnsi="Arial" w:cs="Arial"/>
          <w:sz w:val="20"/>
          <w:szCs w:val="20"/>
          <w:lang w:eastAsia="fr-CA"/>
        </w:rPr>
        <w:t>e</w:t>
      </w:r>
      <w:r w:rsidR="00EB6714">
        <w:rPr>
          <w:rFonts w:ascii="Arial" w:hAnsi="Arial" w:cs="Arial"/>
          <w:sz w:val="20"/>
          <w:szCs w:val="20"/>
          <w:lang w:eastAsia="fr-CA"/>
        </w:rPr>
        <w:t xml:space="preserve"> même ordinateur pour ne pas </w:t>
      </w:r>
      <w:r w:rsidR="004446E6">
        <w:rPr>
          <w:rFonts w:ascii="Arial" w:hAnsi="Arial" w:cs="Arial"/>
          <w:sz w:val="20"/>
          <w:szCs w:val="20"/>
          <w:lang w:eastAsia="fr-CA"/>
        </w:rPr>
        <w:t>créer</w:t>
      </w:r>
      <w:r w:rsidR="00EB6714">
        <w:rPr>
          <w:rFonts w:ascii="Arial" w:hAnsi="Arial" w:cs="Arial"/>
          <w:sz w:val="20"/>
          <w:szCs w:val="20"/>
          <w:lang w:eastAsia="fr-CA"/>
        </w:rPr>
        <w:t xml:space="preserve"> de conf</w:t>
      </w:r>
      <w:r w:rsidR="005B4436">
        <w:rPr>
          <w:rFonts w:ascii="Arial" w:hAnsi="Arial" w:cs="Arial"/>
          <w:sz w:val="20"/>
          <w:szCs w:val="20"/>
          <w:lang w:eastAsia="fr-CA"/>
        </w:rPr>
        <w:t>l</w:t>
      </w:r>
      <w:r w:rsidR="00EB6714">
        <w:rPr>
          <w:rFonts w:ascii="Arial" w:hAnsi="Arial" w:cs="Arial"/>
          <w:sz w:val="20"/>
          <w:szCs w:val="20"/>
          <w:lang w:eastAsia="fr-CA"/>
        </w:rPr>
        <w:t>it logiciel.</w:t>
      </w:r>
      <w:r w:rsidR="004446E6">
        <w:rPr>
          <w:rFonts w:ascii="Arial" w:hAnsi="Arial" w:cs="Arial"/>
          <w:sz w:val="20"/>
          <w:szCs w:val="20"/>
          <w:lang w:eastAsia="fr-CA"/>
        </w:rPr>
        <w:t xml:space="preserve"> J’ai d</w:t>
      </w:r>
      <w:r w:rsidR="0063417D">
        <w:rPr>
          <w:rFonts w:ascii="Arial" w:hAnsi="Arial" w:cs="Arial"/>
          <w:sz w:val="20"/>
          <w:szCs w:val="20"/>
          <w:lang w:eastAsia="fr-CA"/>
        </w:rPr>
        <w:t>û</w:t>
      </w:r>
      <w:r w:rsidR="004446E6">
        <w:rPr>
          <w:rFonts w:ascii="Arial" w:hAnsi="Arial" w:cs="Arial"/>
          <w:sz w:val="20"/>
          <w:szCs w:val="20"/>
          <w:lang w:eastAsia="fr-CA"/>
        </w:rPr>
        <w:t xml:space="preserve"> prendre la décision de modifier la façon dont la licence est appliqué</w:t>
      </w:r>
      <w:r w:rsidR="0063417D">
        <w:rPr>
          <w:rFonts w:ascii="Arial" w:hAnsi="Arial" w:cs="Arial"/>
          <w:sz w:val="20"/>
          <w:szCs w:val="20"/>
          <w:lang w:eastAsia="fr-CA"/>
        </w:rPr>
        <w:t>e</w:t>
      </w:r>
      <w:r w:rsidR="004446E6">
        <w:rPr>
          <w:rFonts w:ascii="Arial" w:hAnsi="Arial" w:cs="Arial"/>
          <w:sz w:val="20"/>
          <w:szCs w:val="20"/>
          <w:lang w:eastAsia="fr-CA"/>
        </w:rPr>
        <w:t xml:space="preserve">. Normalement, </w:t>
      </w:r>
      <w:proofErr w:type="spellStart"/>
      <w:r w:rsidR="004446E6">
        <w:rPr>
          <w:rFonts w:ascii="Arial" w:hAnsi="Arial" w:cs="Arial"/>
          <w:sz w:val="20"/>
          <w:szCs w:val="20"/>
          <w:lang w:eastAsia="fr-CA"/>
        </w:rPr>
        <w:t>Avid</w:t>
      </w:r>
      <w:proofErr w:type="spellEnd"/>
      <w:r w:rsidR="004446E6">
        <w:rPr>
          <w:rFonts w:ascii="Arial" w:hAnsi="Arial" w:cs="Arial"/>
          <w:sz w:val="20"/>
          <w:szCs w:val="20"/>
          <w:lang w:eastAsia="fr-CA"/>
        </w:rPr>
        <w:t xml:space="preserve"> est utilisé avec un </w:t>
      </w:r>
      <w:proofErr w:type="spellStart"/>
      <w:r w:rsidR="004446E6" w:rsidRPr="004446E6">
        <w:rPr>
          <w:rFonts w:ascii="Arial" w:hAnsi="Arial" w:cs="Arial"/>
          <w:i/>
          <w:sz w:val="20"/>
          <w:szCs w:val="20"/>
          <w:lang w:eastAsia="fr-CA"/>
        </w:rPr>
        <w:t>Dongle</w:t>
      </w:r>
      <w:proofErr w:type="spellEnd"/>
      <w:r w:rsidR="004446E6">
        <w:rPr>
          <w:rFonts w:ascii="Arial" w:hAnsi="Arial" w:cs="Arial"/>
          <w:i/>
          <w:sz w:val="20"/>
          <w:szCs w:val="20"/>
          <w:lang w:eastAsia="fr-CA"/>
        </w:rPr>
        <w:t xml:space="preserve"> </w:t>
      </w:r>
      <w:r w:rsidR="004446E6">
        <w:rPr>
          <w:rFonts w:ascii="Arial" w:hAnsi="Arial" w:cs="Arial"/>
          <w:sz w:val="20"/>
          <w:szCs w:val="20"/>
          <w:lang w:eastAsia="fr-CA"/>
        </w:rPr>
        <w:t>sous forme de clé USB. J’ai d</w:t>
      </w:r>
      <w:r w:rsidR="0063417D">
        <w:rPr>
          <w:rFonts w:ascii="Arial" w:hAnsi="Arial" w:cs="Arial"/>
          <w:sz w:val="20"/>
          <w:szCs w:val="20"/>
          <w:lang w:eastAsia="fr-CA"/>
        </w:rPr>
        <w:t>û</w:t>
      </w:r>
      <w:r w:rsidR="004446E6">
        <w:rPr>
          <w:rFonts w:ascii="Arial" w:hAnsi="Arial" w:cs="Arial"/>
          <w:sz w:val="20"/>
          <w:szCs w:val="20"/>
          <w:lang w:eastAsia="fr-CA"/>
        </w:rPr>
        <w:t xml:space="preserve"> appliqu</w:t>
      </w:r>
      <w:r w:rsidR="0063417D">
        <w:rPr>
          <w:rFonts w:ascii="Arial" w:hAnsi="Arial" w:cs="Arial"/>
          <w:sz w:val="20"/>
          <w:szCs w:val="20"/>
          <w:lang w:eastAsia="fr-CA"/>
        </w:rPr>
        <w:t>er</w:t>
      </w:r>
      <w:r w:rsidR="004446E6">
        <w:rPr>
          <w:rFonts w:ascii="Arial" w:hAnsi="Arial" w:cs="Arial"/>
          <w:sz w:val="20"/>
          <w:szCs w:val="20"/>
          <w:lang w:eastAsia="fr-CA"/>
        </w:rPr>
        <w:t xml:space="preserve"> un </w:t>
      </w:r>
      <w:proofErr w:type="spellStart"/>
      <w:r w:rsidR="004446E6">
        <w:rPr>
          <w:rFonts w:ascii="Arial" w:hAnsi="Arial" w:cs="Arial"/>
          <w:i/>
          <w:sz w:val="20"/>
          <w:szCs w:val="20"/>
          <w:lang w:eastAsia="fr-CA"/>
        </w:rPr>
        <w:t>Bypass</w:t>
      </w:r>
      <w:proofErr w:type="spellEnd"/>
      <w:r w:rsidR="004446E6">
        <w:rPr>
          <w:rFonts w:ascii="Arial" w:hAnsi="Arial" w:cs="Arial"/>
          <w:sz w:val="20"/>
          <w:szCs w:val="20"/>
          <w:lang w:eastAsia="fr-CA"/>
        </w:rPr>
        <w:t xml:space="preserve"> logiciel afin qu’aucun étudiant </w:t>
      </w:r>
      <w:r w:rsidR="000B11E8">
        <w:rPr>
          <w:rFonts w:ascii="Arial" w:hAnsi="Arial" w:cs="Arial"/>
          <w:sz w:val="20"/>
          <w:szCs w:val="20"/>
          <w:lang w:eastAsia="fr-CA"/>
        </w:rPr>
        <w:t xml:space="preserve">ne </w:t>
      </w:r>
      <w:r w:rsidR="004446E6">
        <w:rPr>
          <w:rFonts w:ascii="Arial" w:hAnsi="Arial" w:cs="Arial"/>
          <w:sz w:val="20"/>
          <w:szCs w:val="20"/>
          <w:lang w:eastAsia="fr-CA"/>
        </w:rPr>
        <w:t xml:space="preserve">puisse voler les licences. </w:t>
      </w:r>
      <w:r w:rsidR="006D1DE6">
        <w:rPr>
          <w:rFonts w:ascii="Arial" w:hAnsi="Arial" w:cs="Arial"/>
          <w:sz w:val="20"/>
          <w:szCs w:val="20"/>
          <w:lang w:eastAsia="fr-CA"/>
        </w:rPr>
        <w:t xml:space="preserve">Suite à ce travail, le laboratoire était pleinement fonctionnel à la date prévue sans risque de </w:t>
      </w:r>
      <w:r w:rsidR="008D27EB">
        <w:rPr>
          <w:rFonts w:ascii="Arial" w:hAnsi="Arial" w:cs="Arial"/>
          <w:sz w:val="20"/>
          <w:szCs w:val="20"/>
          <w:lang w:eastAsia="fr-CA"/>
        </w:rPr>
        <w:t>vols</w:t>
      </w:r>
      <w:r w:rsidR="006D1DE6">
        <w:rPr>
          <w:rFonts w:ascii="Arial" w:hAnsi="Arial" w:cs="Arial"/>
          <w:sz w:val="20"/>
          <w:szCs w:val="20"/>
          <w:lang w:eastAsia="fr-CA"/>
        </w:rPr>
        <w:t xml:space="preserve"> des licences coûteuses.</w:t>
      </w:r>
    </w:p>
    <w:p w:rsidR="006D1DE6" w:rsidRDefault="006D1DE6" w:rsidP="006B5E3E">
      <w:pPr>
        <w:autoSpaceDE w:val="0"/>
        <w:autoSpaceDN w:val="0"/>
        <w:adjustRightInd w:val="0"/>
        <w:spacing w:after="0" w:line="240" w:lineRule="auto"/>
        <w:jc w:val="both"/>
        <w:rPr>
          <w:rFonts w:ascii="Arial" w:hAnsi="Arial" w:cs="Arial"/>
          <w:sz w:val="20"/>
          <w:szCs w:val="20"/>
          <w:lang w:eastAsia="fr-CA"/>
        </w:rPr>
      </w:pPr>
    </w:p>
    <w:p w:rsidR="00566D26" w:rsidRDefault="00566D26" w:rsidP="006B5E3E">
      <w:pPr>
        <w:autoSpaceDE w:val="0"/>
        <w:autoSpaceDN w:val="0"/>
        <w:adjustRightInd w:val="0"/>
        <w:spacing w:after="0" w:line="240" w:lineRule="auto"/>
        <w:jc w:val="both"/>
        <w:rPr>
          <w:rFonts w:ascii="Arial" w:hAnsi="Arial" w:cs="Arial"/>
          <w:b/>
          <w:sz w:val="20"/>
          <w:szCs w:val="20"/>
          <w:lang w:eastAsia="fr-CA"/>
        </w:rPr>
      </w:pPr>
    </w:p>
    <w:p w:rsidR="00566D26" w:rsidRDefault="00566D26" w:rsidP="006B5E3E">
      <w:pPr>
        <w:autoSpaceDE w:val="0"/>
        <w:autoSpaceDN w:val="0"/>
        <w:adjustRightInd w:val="0"/>
        <w:spacing w:after="0" w:line="240" w:lineRule="auto"/>
        <w:jc w:val="both"/>
        <w:rPr>
          <w:rFonts w:ascii="Arial" w:hAnsi="Arial" w:cs="Arial"/>
          <w:b/>
          <w:sz w:val="20"/>
          <w:szCs w:val="20"/>
          <w:lang w:eastAsia="fr-CA"/>
        </w:rPr>
      </w:pPr>
    </w:p>
    <w:p w:rsidR="00566D26" w:rsidRDefault="00566D26" w:rsidP="006B5E3E">
      <w:pPr>
        <w:autoSpaceDE w:val="0"/>
        <w:autoSpaceDN w:val="0"/>
        <w:adjustRightInd w:val="0"/>
        <w:spacing w:after="0" w:line="240" w:lineRule="auto"/>
        <w:jc w:val="both"/>
        <w:rPr>
          <w:rFonts w:ascii="Arial" w:hAnsi="Arial" w:cs="Arial"/>
          <w:b/>
          <w:sz w:val="20"/>
          <w:szCs w:val="20"/>
          <w:lang w:eastAsia="fr-CA"/>
        </w:rPr>
      </w:pPr>
    </w:p>
    <w:p w:rsidR="00566D26" w:rsidRDefault="00566D26" w:rsidP="006B5E3E">
      <w:pPr>
        <w:autoSpaceDE w:val="0"/>
        <w:autoSpaceDN w:val="0"/>
        <w:adjustRightInd w:val="0"/>
        <w:spacing w:after="0" w:line="240" w:lineRule="auto"/>
        <w:jc w:val="both"/>
        <w:rPr>
          <w:rFonts w:ascii="Arial" w:hAnsi="Arial" w:cs="Arial"/>
          <w:b/>
          <w:sz w:val="20"/>
          <w:szCs w:val="20"/>
          <w:lang w:eastAsia="fr-CA"/>
        </w:rPr>
      </w:pPr>
    </w:p>
    <w:p w:rsidR="00566D26" w:rsidRDefault="00566D26" w:rsidP="006B5E3E">
      <w:pPr>
        <w:autoSpaceDE w:val="0"/>
        <w:autoSpaceDN w:val="0"/>
        <w:adjustRightInd w:val="0"/>
        <w:spacing w:after="0" w:line="240" w:lineRule="auto"/>
        <w:jc w:val="both"/>
        <w:rPr>
          <w:rFonts w:ascii="Arial" w:hAnsi="Arial" w:cs="Arial"/>
          <w:b/>
          <w:sz w:val="20"/>
          <w:szCs w:val="20"/>
          <w:lang w:eastAsia="fr-CA"/>
        </w:rPr>
      </w:pPr>
    </w:p>
    <w:p w:rsidR="006D1DE6" w:rsidRDefault="006D1DE6" w:rsidP="006B5E3E">
      <w:pPr>
        <w:autoSpaceDE w:val="0"/>
        <w:autoSpaceDN w:val="0"/>
        <w:adjustRightInd w:val="0"/>
        <w:spacing w:after="0" w:line="240" w:lineRule="auto"/>
        <w:jc w:val="both"/>
        <w:rPr>
          <w:rFonts w:ascii="Arial" w:hAnsi="Arial" w:cs="Arial"/>
          <w:sz w:val="20"/>
          <w:szCs w:val="20"/>
          <w:lang w:eastAsia="fr-CA"/>
        </w:rPr>
      </w:pPr>
      <w:r>
        <w:rPr>
          <w:rFonts w:ascii="Arial" w:hAnsi="Arial" w:cs="Arial"/>
          <w:b/>
          <w:sz w:val="20"/>
          <w:szCs w:val="20"/>
          <w:lang w:eastAsia="fr-CA"/>
        </w:rPr>
        <w:lastRenderedPageBreak/>
        <w:t>III.</w:t>
      </w:r>
      <w:r>
        <w:rPr>
          <w:rFonts w:ascii="Arial" w:hAnsi="Arial" w:cs="Arial"/>
          <w:b/>
          <w:sz w:val="20"/>
          <w:szCs w:val="20"/>
          <w:lang w:eastAsia="fr-CA"/>
        </w:rPr>
        <w:tab/>
      </w:r>
      <w:r w:rsidRPr="006D1DE6">
        <w:rPr>
          <w:rFonts w:ascii="Arial" w:hAnsi="Arial" w:cs="Arial"/>
          <w:b/>
          <w:sz w:val="20"/>
          <w:szCs w:val="20"/>
          <w:lang w:eastAsia="fr-CA"/>
        </w:rPr>
        <w:t>Décrivez le degré de supervision requis par cette activité.</w:t>
      </w:r>
    </w:p>
    <w:p w:rsidR="006D1DE6" w:rsidRDefault="006D1DE6" w:rsidP="006B5E3E">
      <w:pPr>
        <w:autoSpaceDE w:val="0"/>
        <w:autoSpaceDN w:val="0"/>
        <w:adjustRightInd w:val="0"/>
        <w:spacing w:after="0" w:line="240" w:lineRule="auto"/>
        <w:jc w:val="both"/>
        <w:rPr>
          <w:rFonts w:ascii="Arial" w:hAnsi="Arial" w:cs="Arial"/>
          <w:sz w:val="20"/>
          <w:szCs w:val="20"/>
          <w:lang w:eastAsia="fr-CA"/>
        </w:rPr>
      </w:pPr>
    </w:p>
    <w:p w:rsidR="006D1DE6" w:rsidRDefault="006D1DE6" w:rsidP="006B5E3E">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r>
      <w:r w:rsidR="00F54232">
        <w:rPr>
          <w:rFonts w:ascii="Arial" w:hAnsi="Arial" w:cs="Arial"/>
          <w:sz w:val="20"/>
          <w:szCs w:val="20"/>
          <w:lang w:eastAsia="fr-CA"/>
        </w:rPr>
        <w:t>Étant donné que mes connaissance</w:t>
      </w:r>
      <w:r w:rsidR="005D2D31">
        <w:rPr>
          <w:rFonts w:ascii="Arial" w:hAnsi="Arial" w:cs="Arial"/>
          <w:sz w:val="20"/>
          <w:szCs w:val="20"/>
          <w:lang w:eastAsia="fr-CA"/>
        </w:rPr>
        <w:t>s</w:t>
      </w:r>
      <w:r w:rsidR="0082699B">
        <w:rPr>
          <w:rFonts w:ascii="Arial" w:hAnsi="Arial" w:cs="Arial"/>
          <w:sz w:val="20"/>
          <w:szCs w:val="20"/>
          <w:lang w:eastAsia="fr-CA"/>
        </w:rPr>
        <w:t xml:space="preserve"> dans ce domaine dépassaient</w:t>
      </w:r>
      <w:r w:rsidR="00F54232">
        <w:rPr>
          <w:rFonts w:ascii="Arial" w:hAnsi="Arial" w:cs="Arial"/>
          <w:sz w:val="20"/>
          <w:szCs w:val="20"/>
          <w:lang w:eastAsia="fr-CA"/>
        </w:rPr>
        <w:t xml:space="preserve"> largement celle</w:t>
      </w:r>
      <w:r w:rsidR="008D27EB">
        <w:rPr>
          <w:rFonts w:ascii="Arial" w:hAnsi="Arial" w:cs="Arial"/>
          <w:sz w:val="20"/>
          <w:szCs w:val="20"/>
          <w:lang w:eastAsia="fr-CA"/>
        </w:rPr>
        <w:t>s</w:t>
      </w:r>
      <w:r w:rsidR="00F54232">
        <w:rPr>
          <w:rFonts w:ascii="Arial" w:hAnsi="Arial" w:cs="Arial"/>
          <w:sz w:val="20"/>
          <w:szCs w:val="20"/>
          <w:lang w:eastAsia="fr-CA"/>
        </w:rPr>
        <w:t xml:space="preserve"> de mon supérieur, j’étais libre de prendre les décisions </w:t>
      </w:r>
      <w:r w:rsidR="00826A8B">
        <w:rPr>
          <w:rFonts w:ascii="Arial" w:hAnsi="Arial" w:cs="Arial"/>
          <w:sz w:val="20"/>
          <w:szCs w:val="20"/>
          <w:lang w:eastAsia="fr-CA"/>
        </w:rPr>
        <w:t>requis</w:t>
      </w:r>
      <w:r w:rsidR="00273293">
        <w:rPr>
          <w:rFonts w:ascii="Arial" w:hAnsi="Arial" w:cs="Arial"/>
          <w:sz w:val="20"/>
          <w:szCs w:val="20"/>
          <w:lang w:eastAsia="fr-CA"/>
        </w:rPr>
        <w:t>es</w:t>
      </w:r>
      <w:r w:rsidR="00F54232">
        <w:rPr>
          <w:rFonts w:ascii="Arial" w:hAnsi="Arial" w:cs="Arial"/>
          <w:sz w:val="20"/>
          <w:szCs w:val="20"/>
          <w:lang w:eastAsia="fr-CA"/>
        </w:rPr>
        <w:t xml:space="preserve"> pour </w:t>
      </w:r>
      <w:r w:rsidR="00826A8B">
        <w:rPr>
          <w:rFonts w:ascii="Arial" w:hAnsi="Arial" w:cs="Arial"/>
          <w:sz w:val="20"/>
          <w:szCs w:val="20"/>
          <w:lang w:eastAsia="fr-CA"/>
        </w:rPr>
        <w:t>respecter</w:t>
      </w:r>
      <w:r w:rsidR="00F54232">
        <w:rPr>
          <w:rFonts w:ascii="Arial" w:hAnsi="Arial" w:cs="Arial"/>
          <w:sz w:val="20"/>
          <w:szCs w:val="20"/>
          <w:lang w:eastAsia="fr-CA"/>
        </w:rPr>
        <w:t xml:space="preserve"> les délais </w:t>
      </w:r>
      <w:r w:rsidR="00826A8B">
        <w:rPr>
          <w:rFonts w:ascii="Arial" w:hAnsi="Arial" w:cs="Arial"/>
          <w:sz w:val="20"/>
          <w:szCs w:val="20"/>
          <w:lang w:eastAsia="fr-CA"/>
        </w:rPr>
        <w:t>parfois</w:t>
      </w:r>
      <w:r w:rsidR="00F54232">
        <w:rPr>
          <w:rFonts w:ascii="Arial" w:hAnsi="Arial" w:cs="Arial"/>
          <w:sz w:val="20"/>
          <w:szCs w:val="20"/>
          <w:lang w:eastAsia="fr-CA"/>
        </w:rPr>
        <w:t xml:space="preserve"> </w:t>
      </w:r>
      <w:r w:rsidR="00826A8B">
        <w:rPr>
          <w:rFonts w:ascii="Arial" w:hAnsi="Arial" w:cs="Arial"/>
          <w:sz w:val="20"/>
          <w:szCs w:val="20"/>
          <w:lang w:eastAsia="fr-CA"/>
        </w:rPr>
        <w:t>impos</w:t>
      </w:r>
      <w:r w:rsidR="00273293">
        <w:rPr>
          <w:rFonts w:ascii="Arial" w:hAnsi="Arial" w:cs="Arial"/>
          <w:sz w:val="20"/>
          <w:szCs w:val="20"/>
          <w:lang w:eastAsia="fr-CA"/>
        </w:rPr>
        <w:t>és</w:t>
      </w:r>
      <w:r w:rsidR="00F54232">
        <w:rPr>
          <w:rFonts w:ascii="Arial" w:hAnsi="Arial" w:cs="Arial"/>
          <w:sz w:val="20"/>
          <w:szCs w:val="20"/>
          <w:lang w:eastAsia="fr-CA"/>
        </w:rPr>
        <w:t xml:space="preserve">. </w:t>
      </w:r>
      <w:r w:rsidR="00826A8B">
        <w:rPr>
          <w:rFonts w:ascii="Arial" w:hAnsi="Arial" w:cs="Arial"/>
          <w:sz w:val="20"/>
          <w:szCs w:val="20"/>
          <w:lang w:eastAsia="fr-CA"/>
        </w:rPr>
        <w:t>La plupart du temps, les problèmes sont résolu</w:t>
      </w:r>
      <w:r w:rsidR="00273293">
        <w:rPr>
          <w:rFonts w:ascii="Arial" w:hAnsi="Arial" w:cs="Arial"/>
          <w:sz w:val="20"/>
          <w:szCs w:val="20"/>
          <w:lang w:eastAsia="fr-CA"/>
        </w:rPr>
        <w:t>s</w:t>
      </w:r>
      <w:r w:rsidR="00826A8B">
        <w:rPr>
          <w:rFonts w:ascii="Arial" w:hAnsi="Arial" w:cs="Arial"/>
          <w:sz w:val="20"/>
          <w:szCs w:val="20"/>
          <w:lang w:eastAsia="fr-CA"/>
        </w:rPr>
        <w:t xml:space="preserve"> avant même que le supérieur </w:t>
      </w:r>
      <w:r w:rsidR="00273293">
        <w:rPr>
          <w:rFonts w:ascii="Arial" w:hAnsi="Arial" w:cs="Arial"/>
          <w:sz w:val="20"/>
          <w:szCs w:val="20"/>
          <w:lang w:eastAsia="fr-CA"/>
        </w:rPr>
        <w:t>n’en soit informé</w:t>
      </w:r>
      <w:r w:rsidR="00826A8B">
        <w:rPr>
          <w:rFonts w:ascii="Arial" w:hAnsi="Arial" w:cs="Arial"/>
          <w:sz w:val="20"/>
          <w:szCs w:val="20"/>
          <w:lang w:eastAsia="fr-CA"/>
        </w:rPr>
        <w:t xml:space="preserve">. </w:t>
      </w:r>
      <w:r w:rsidR="00273293">
        <w:rPr>
          <w:rFonts w:ascii="Arial" w:hAnsi="Arial" w:cs="Arial"/>
          <w:sz w:val="20"/>
          <w:szCs w:val="20"/>
          <w:lang w:eastAsia="fr-CA"/>
        </w:rPr>
        <w:t xml:space="preserve">Souvent, je </w:t>
      </w:r>
      <w:r w:rsidR="004D02A5">
        <w:rPr>
          <w:rFonts w:ascii="Arial" w:hAnsi="Arial" w:cs="Arial"/>
          <w:sz w:val="20"/>
          <w:szCs w:val="20"/>
          <w:lang w:eastAsia="fr-CA"/>
        </w:rPr>
        <w:t>l’en informe</w:t>
      </w:r>
      <w:r w:rsidR="00826A8B">
        <w:rPr>
          <w:rFonts w:ascii="Arial" w:hAnsi="Arial" w:cs="Arial"/>
          <w:sz w:val="20"/>
          <w:szCs w:val="20"/>
          <w:lang w:eastAsia="fr-CA"/>
        </w:rPr>
        <w:t xml:space="preserve"> ap</w:t>
      </w:r>
      <w:r w:rsidR="005D2D31">
        <w:rPr>
          <w:rFonts w:ascii="Arial" w:hAnsi="Arial" w:cs="Arial"/>
          <w:sz w:val="20"/>
          <w:szCs w:val="20"/>
          <w:lang w:eastAsia="fr-CA"/>
        </w:rPr>
        <w:t>rès</w:t>
      </w:r>
      <w:r w:rsidR="00F05766">
        <w:rPr>
          <w:rFonts w:ascii="Arial" w:hAnsi="Arial" w:cs="Arial"/>
          <w:sz w:val="20"/>
          <w:szCs w:val="20"/>
          <w:lang w:eastAsia="fr-CA"/>
        </w:rPr>
        <w:t>,</w:t>
      </w:r>
      <w:r w:rsidR="005D2D31">
        <w:rPr>
          <w:rFonts w:ascii="Arial" w:hAnsi="Arial" w:cs="Arial"/>
          <w:sz w:val="20"/>
          <w:szCs w:val="20"/>
          <w:lang w:eastAsia="fr-CA"/>
        </w:rPr>
        <w:t xml:space="preserve"> </w:t>
      </w:r>
      <w:r w:rsidR="00F05766">
        <w:rPr>
          <w:rFonts w:ascii="Arial" w:hAnsi="Arial" w:cs="Arial"/>
          <w:sz w:val="20"/>
          <w:szCs w:val="20"/>
          <w:lang w:eastAsia="fr-CA"/>
        </w:rPr>
        <w:t xml:space="preserve">dans le but </w:t>
      </w:r>
      <w:r w:rsidR="005D2D31">
        <w:rPr>
          <w:rFonts w:ascii="Arial" w:hAnsi="Arial" w:cs="Arial"/>
          <w:sz w:val="20"/>
          <w:szCs w:val="20"/>
          <w:lang w:eastAsia="fr-CA"/>
        </w:rPr>
        <w:t>de ne pas être le seul</w:t>
      </w:r>
      <w:r w:rsidR="00826A8B">
        <w:rPr>
          <w:rFonts w:ascii="Arial" w:hAnsi="Arial" w:cs="Arial"/>
          <w:sz w:val="20"/>
          <w:szCs w:val="20"/>
          <w:lang w:eastAsia="fr-CA"/>
        </w:rPr>
        <w:t xml:space="preserve"> </w:t>
      </w:r>
      <w:r w:rsidR="00F05766">
        <w:rPr>
          <w:rFonts w:ascii="Arial" w:hAnsi="Arial" w:cs="Arial"/>
          <w:sz w:val="20"/>
          <w:szCs w:val="20"/>
          <w:lang w:eastAsia="fr-CA"/>
        </w:rPr>
        <w:t>à le savoir</w:t>
      </w:r>
      <w:r w:rsidR="00826A8B">
        <w:rPr>
          <w:rFonts w:ascii="Arial" w:hAnsi="Arial" w:cs="Arial"/>
          <w:sz w:val="20"/>
          <w:szCs w:val="20"/>
          <w:lang w:eastAsia="fr-CA"/>
        </w:rPr>
        <w:t>.</w:t>
      </w:r>
    </w:p>
    <w:p w:rsidR="00826A8B" w:rsidRDefault="00826A8B" w:rsidP="006B5E3E">
      <w:pPr>
        <w:autoSpaceDE w:val="0"/>
        <w:autoSpaceDN w:val="0"/>
        <w:adjustRightInd w:val="0"/>
        <w:spacing w:after="0" w:line="240" w:lineRule="auto"/>
        <w:jc w:val="both"/>
        <w:rPr>
          <w:rFonts w:ascii="Arial" w:hAnsi="Arial" w:cs="Arial"/>
          <w:sz w:val="20"/>
          <w:szCs w:val="20"/>
          <w:lang w:eastAsia="fr-CA"/>
        </w:rPr>
      </w:pPr>
    </w:p>
    <w:p w:rsidR="00826A8B" w:rsidRDefault="00826A8B" w:rsidP="006B5E3E">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t>Pour les projets donnés par les supérieurs (exemple au</w:t>
      </w:r>
      <w:r w:rsidR="0082699B">
        <w:rPr>
          <w:rFonts w:ascii="Arial" w:hAnsi="Arial" w:cs="Arial"/>
          <w:sz w:val="20"/>
          <w:szCs w:val="20"/>
          <w:lang w:eastAsia="fr-CA"/>
        </w:rPr>
        <w:t xml:space="preserve"> laboratoire sectoriel</w:t>
      </w:r>
      <w:r>
        <w:rPr>
          <w:rFonts w:ascii="Arial" w:hAnsi="Arial" w:cs="Arial"/>
          <w:sz w:val="20"/>
          <w:szCs w:val="20"/>
          <w:lang w:eastAsia="fr-CA"/>
        </w:rPr>
        <w:t xml:space="preserve">), </w:t>
      </w:r>
      <w:r w:rsidR="00E77DEA">
        <w:rPr>
          <w:rFonts w:ascii="Arial" w:hAnsi="Arial" w:cs="Arial"/>
          <w:sz w:val="20"/>
          <w:szCs w:val="20"/>
          <w:lang w:eastAsia="fr-CA"/>
        </w:rPr>
        <w:t>ces derniers</w:t>
      </w:r>
      <w:r w:rsidR="005D2D31">
        <w:rPr>
          <w:rFonts w:ascii="Arial" w:hAnsi="Arial" w:cs="Arial"/>
          <w:sz w:val="20"/>
          <w:szCs w:val="20"/>
          <w:lang w:eastAsia="fr-CA"/>
        </w:rPr>
        <w:t xml:space="preserve"> demande</w:t>
      </w:r>
      <w:r w:rsidR="00E77DEA">
        <w:rPr>
          <w:rFonts w:ascii="Arial" w:hAnsi="Arial" w:cs="Arial"/>
          <w:sz w:val="20"/>
          <w:szCs w:val="20"/>
          <w:lang w:eastAsia="fr-CA"/>
        </w:rPr>
        <w:t>nt</w:t>
      </w:r>
      <w:r w:rsidR="005D2D31">
        <w:rPr>
          <w:rFonts w:ascii="Arial" w:hAnsi="Arial" w:cs="Arial"/>
          <w:sz w:val="20"/>
          <w:szCs w:val="20"/>
          <w:lang w:eastAsia="fr-CA"/>
        </w:rPr>
        <w:t xml:space="preserve"> plutôt des comptes</w:t>
      </w:r>
      <w:r>
        <w:rPr>
          <w:rFonts w:ascii="Arial" w:hAnsi="Arial" w:cs="Arial"/>
          <w:sz w:val="20"/>
          <w:szCs w:val="20"/>
          <w:lang w:eastAsia="fr-CA"/>
        </w:rPr>
        <w:t xml:space="preserve"> rendu</w:t>
      </w:r>
      <w:r w:rsidR="00E77DEA">
        <w:rPr>
          <w:rFonts w:ascii="Arial" w:hAnsi="Arial" w:cs="Arial"/>
          <w:sz w:val="20"/>
          <w:szCs w:val="20"/>
          <w:lang w:eastAsia="fr-CA"/>
        </w:rPr>
        <w:t>s</w:t>
      </w:r>
      <w:r>
        <w:rPr>
          <w:rFonts w:ascii="Arial" w:hAnsi="Arial" w:cs="Arial"/>
          <w:sz w:val="20"/>
          <w:szCs w:val="20"/>
          <w:lang w:eastAsia="fr-CA"/>
        </w:rPr>
        <w:t xml:space="preserve"> des événements quotidien</w:t>
      </w:r>
      <w:r w:rsidR="00010457">
        <w:rPr>
          <w:rFonts w:ascii="Arial" w:hAnsi="Arial" w:cs="Arial"/>
          <w:sz w:val="20"/>
          <w:szCs w:val="20"/>
          <w:lang w:eastAsia="fr-CA"/>
        </w:rPr>
        <w:t>s</w:t>
      </w:r>
      <w:r>
        <w:rPr>
          <w:rFonts w:ascii="Arial" w:hAnsi="Arial" w:cs="Arial"/>
          <w:sz w:val="20"/>
          <w:szCs w:val="20"/>
          <w:lang w:eastAsia="fr-CA"/>
        </w:rPr>
        <w:t xml:space="preserve"> et offre</w:t>
      </w:r>
      <w:r w:rsidR="00E77DEA">
        <w:rPr>
          <w:rFonts w:ascii="Arial" w:hAnsi="Arial" w:cs="Arial"/>
          <w:sz w:val="20"/>
          <w:szCs w:val="20"/>
          <w:lang w:eastAsia="fr-CA"/>
        </w:rPr>
        <w:t>nt</w:t>
      </w:r>
      <w:r>
        <w:rPr>
          <w:rFonts w:ascii="Arial" w:hAnsi="Arial" w:cs="Arial"/>
          <w:sz w:val="20"/>
          <w:szCs w:val="20"/>
          <w:lang w:eastAsia="fr-CA"/>
        </w:rPr>
        <w:t xml:space="preserve"> un support supérieur en cas de besoin.  </w:t>
      </w:r>
      <w:r w:rsidR="001A4988" w:rsidRPr="001237CC">
        <w:rPr>
          <w:rFonts w:ascii="Arial" w:hAnsi="Arial" w:cs="Arial"/>
          <w:sz w:val="20"/>
          <w:szCs w:val="20"/>
          <w:lang w:eastAsia="fr-CA"/>
        </w:rPr>
        <w:t xml:space="preserve">La seule chose dont ils s’assurent est </w:t>
      </w:r>
      <w:r w:rsidRPr="001237CC">
        <w:rPr>
          <w:rFonts w:ascii="Arial" w:hAnsi="Arial" w:cs="Arial"/>
          <w:sz w:val="20"/>
          <w:szCs w:val="20"/>
          <w:lang w:eastAsia="fr-CA"/>
        </w:rPr>
        <w:t xml:space="preserve">que les délais ne </w:t>
      </w:r>
      <w:r w:rsidR="001A4988" w:rsidRPr="001237CC">
        <w:rPr>
          <w:rFonts w:ascii="Arial" w:hAnsi="Arial" w:cs="Arial"/>
          <w:sz w:val="20"/>
          <w:szCs w:val="20"/>
          <w:lang w:eastAsia="fr-CA"/>
        </w:rPr>
        <w:t>soient</w:t>
      </w:r>
      <w:r>
        <w:rPr>
          <w:rFonts w:ascii="Arial" w:hAnsi="Arial" w:cs="Arial"/>
          <w:sz w:val="20"/>
          <w:szCs w:val="20"/>
          <w:lang w:eastAsia="fr-CA"/>
        </w:rPr>
        <w:t xml:space="preserve"> pas dépassés.</w:t>
      </w:r>
    </w:p>
    <w:p w:rsidR="006D4466" w:rsidRDefault="006D4466" w:rsidP="006B5E3E">
      <w:pPr>
        <w:autoSpaceDE w:val="0"/>
        <w:autoSpaceDN w:val="0"/>
        <w:adjustRightInd w:val="0"/>
        <w:spacing w:after="0" w:line="240" w:lineRule="auto"/>
        <w:jc w:val="both"/>
        <w:rPr>
          <w:rFonts w:ascii="Arial" w:hAnsi="Arial" w:cs="Arial"/>
          <w:sz w:val="20"/>
          <w:szCs w:val="20"/>
          <w:lang w:eastAsia="fr-CA"/>
        </w:rPr>
      </w:pPr>
    </w:p>
    <w:p w:rsidR="006D4466" w:rsidRDefault="006D4466" w:rsidP="006B5E3E">
      <w:pPr>
        <w:autoSpaceDE w:val="0"/>
        <w:autoSpaceDN w:val="0"/>
        <w:adjustRightInd w:val="0"/>
        <w:spacing w:after="0" w:line="240" w:lineRule="auto"/>
        <w:jc w:val="both"/>
        <w:rPr>
          <w:rFonts w:ascii="Arial" w:hAnsi="Arial" w:cs="Arial"/>
          <w:sz w:val="20"/>
          <w:szCs w:val="20"/>
          <w:lang w:eastAsia="fr-CA"/>
        </w:rPr>
      </w:pPr>
    </w:p>
    <w:p w:rsidR="006D4466" w:rsidRPr="006D4466" w:rsidRDefault="006D4466" w:rsidP="006B5E3E">
      <w:pPr>
        <w:autoSpaceDE w:val="0"/>
        <w:autoSpaceDN w:val="0"/>
        <w:adjustRightInd w:val="0"/>
        <w:spacing w:after="0" w:line="240" w:lineRule="auto"/>
        <w:jc w:val="both"/>
        <w:rPr>
          <w:rFonts w:ascii="Arial" w:hAnsi="Arial" w:cs="Arial"/>
          <w:b/>
          <w:lang w:eastAsia="fr-CA"/>
        </w:rPr>
      </w:pPr>
      <w:r w:rsidRPr="006D4466">
        <w:rPr>
          <w:rFonts w:ascii="Arial" w:hAnsi="Arial" w:cs="Arial"/>
          <w:b/>
          <w:lang w:eastAsia="fr-CA"/>
        </w:rPr>
        <w:t>4</w:t>
      </w:r>
      <w:r w:rsidRPr="006D4466">
        <w:rPr>
          <w:rFonts w:ascii="Arial" w:hAnsi="Arial" w:cs="Arial"/>
          <w:b/>
          <w:vertAlign w:val="superscript"/>
          <w:lang w:eastAsia="fr-CA"/>
        </w:rPr>
        <w:t>ième</w:t>
      </w:r>
      <w:r w:rsidRPr="006D4466">
        <w:rPr>
          <w:rFonts w:ascii="Arial" w:hAnsi="Arial" w:cs="Arial"/>
          <w:b/>
          <w:lang w:eastAsia="fr-CA"/>
        </w:rPr>
        <w:t xml:space="preserve"> critère : Communication et collaboration</w:t>
      </w:r>
    </w:p>
    <w:p w:rsidR="006D4466" w:rsidRDefault="006D4466" w:rsidP="006B5E3E">
      <w:pPr>
        <w:autoSpaceDE w:val="0"/>
        <w:autoSpaceDN w:val="0"/>
        <w:adjustRightInd w:val="0"/>
        <w:spacing w:after="0" w:line="240" w:lineRule="auto"/>
        <w:jc w:val="both"/>
        <w:rPr>
          <w:rFonts w:ascii="Arial" w:hAnsi="Arial" w:cs="Arial"/>
          <w:b/>
          <w:sz w:val="20"/>
          <w:szCs w:val="20"/>
          <w:lang w:eastAsia="fr-CA"/>
        </w:rPr>
      </w:pPr>
    </w:p>
    <w:p w:rsidR="006D4466" w:rsidRDefault="006D4466" w:rsidP="00BB43C8">
      <w:pPr>
        <w:numPr>
          <w:ilvl w:val="0"/>
          <w:numId w:val="5"/>
        </w:numPr>
        <w:autoSpaceDE w:val="0"/>
        <w:autoSpaceDN w:val="0"/>
        <w:adjustRightInd w:val="0"/>
        <w:spacing w:after="0" w:line="240" w:lineRule="auto"/>
        <w:jc w:val="both"/>
        <w:rPr>
          <w:rFonts w:ascii="Arial" w:hAnsi="Arial" w:cs="Arial"/>
          <w:b/>
          <w:sz w:val="20"/>
          <w:szCs w:val="20"/>
          <w:lang w:eastAsia="fr-CA"/>
        </w:rPr>
      </w:pPr>
      <w:r w:rsidRPr="006D4466">
        <w:rPr>
          <w:rFonts w:ascii="Arial" w:hAnsi="Arial" w:cs="Arial"/>
          <w:b/>
          <w:sz w:val="20"/>
          <w:szCs w:val="20"/>
          <w:lang w:eastAsia="fr-CA"/>
        </w:rPr>
        <w:t>Spécifiez la nature des échanges requis avec d’autres unités administratives ou avec des fournisseurs ou clients externes dans le cadre de cette activité.</w:t>
      </w:r>
    </w:p>
    <w:p w:rsidR="00BB43C8" w:rsidRDefault="00BB43C8" w:rsidP="00BB43C8">
      <w:pPr>
        <w:autoSpaceDE w:val="0"/>
        <w:autoSpaceDN w:val="0"/>
        <w:adjustRightInd w:val="0"/>
        <w:spacing w:after="0" w:line="240" w:lineRule="auto"/>
        <w:jc w:val="both"/>
        <w:rPr>
          <w:rFonts w:ascii="Arial" w:hAnsi="Arial" w:cs="Arial"/>
          <w:b/>
          <w:sz w:val="20"/>
          <w:szCs w:val="20"/>
          <w:lang w:eastAsia="fr-CA"/>
        </w:rPr>
      </w:pPr>
    </w:p>
    <w:p w:rsidR="00BB43C8" w:rsidRPr="00BF2DBC" w:rsidRDefault="00BB43C8" w:rsidP="00BB43C8">
      <w:pPr>
        <w:autoSpaceDE w:val="0"/>
        <w:autoSpaceDN w:val="0"/>
        <w:adjustRightInd w:val="0"/>
        <w:spacing w:after="0" w:line="240" w:lineRule="auto"/>
        <w:jc w:val="both"/>
        <w:rPr>
          <w:rFonts w:ascii="Arial-Black" w:hAnsi="Arial-Black" w:cs="Arial-Black"/>
          <w:b/>
          <w:sz w:val="20"/>
          <w:szCs w:val="20"/>
          <w:lang w:eastAsia="fr-CA"/>
        </w:rPr>
      </w:pPr>
      <w:r w:rsidRPr="00BF2DBC">
        <w:rPr>
          <w:rFonts w:ascii="Arial-Black" w:hAnsi="Arial-Black" w:cs="Arial-Black"/>
          <w:b/>
          <w:sz w:val="20"/>
          <w:szCs w:val="20"/>
          <w:lang w:eastAsia="fr-CA"/>
        </w:rPr>
        <w:t xml:space="preserve">Standardisation des installations des systèmes </w:t>
      </w:r>
      <w:proofErr w:type="spellStart"/>
      <w:r w:rsidRPr="00BF2DBC">
        <w:rPr>
          <w:rFonts w:ascii="Arial-Black" w:hAnsi="Arial-Black" w:cs="Arial-Black"/>
          <w:b/>
          <w:sz w:val="20"/>
          <w:szCs w:val="20"/>
          <w:lang w:eastAsia="fr-CA"/>
        </w:rPr>
        <w:t>Avid</w:t>
      </w:r>
      <w:proofErr w:type="spellEnd"/>
    </w:p>
    <w:p w:rsidR="00361FAE" w:rsidRDefault="00361FAE" w:rsidP="00361FAE">
      <w:pPr>
        <w:autoSpaceDE w:val="0"/>
        <w:autoSpaceDN w:val="0"/>
        <w:adjustRightInd w:val="0"/>
        <w:spacing w:after="0" w:line="240" w:lineRule="auto"/>
        <w:ind w:left="705" w:hanging="705"/>
        <w:jc w:val="both"/>
        <w:rPr>
          <w:rFonts w:ascii="Arial" w:hAnsi="Arial" w:cs="Arial"/>
          <w:sz w:val="20"/>
          <w:szCs w:val="20"/>
          <w:lang w:eastAsia="fr-CA"/>
        </w:rPr>
      </w:pPr>
    </w:p>
    <w:p w:rsidR="007F431F" w:rsidRDefault="00DB35CC" w:rsidP="00AA644E">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t>La première étape pour l’installation des salles de montage</w:t>
      </w:r>
      <w:r w:rsidR="00496A91">
        <w:rPr>
          <w:rFonts w:ascii="Arial" w:hAnsi="Arial" w:cs="Arial"/>
          <w:sz w:val="20"/>
          <w:szCs w:val="20"/>
          <w:lang w:eastAsia="fr-CA"/>
        </w:rPr>
        <w:t xml:space="preserve"> était</w:t>
      </w:r>
      <w:r w:rsidR="005D2D31">
        <w:rPr>
          <w:rFonts w:ascii="Arial" w:hAnsi="Arial" w:cs="Arial"/>
          <w:sz w:val="20"/>
          <w:szCs w:val="20"/>
          <w:lang w:eastAsia="fr-CA"/>
        </w:rPr>
        <w:t xml:space="preserve"> de valider le travail effectué</w:t>
      </w:r>
      <w:r w:rsidR="00496A91">
        <w:rPr>
          <w:rFonts w:ascii="Arial" w:hAnsi="Arial" w:cs="Arial"/>
          <w:sz w:val="20"/>
          <w:szCs w:val="20"/>
          <w:lang w:eastAsia="fr-CA"/>
        </w:rPr>
        <w:t xml:space="preserve"> pour la configuration de base selon les critères du fabriquant. C’est pour cette raison que Phillip </w:t>
      </w:r>
      <w:proofErr w:type="spellStart"/>
      <w:r w:rsidR="00496A91">
        <w:rPr>
          <w:rFonts w:ascii="Arial" w:hAnsi="Arial" w:cs="Arial"/>
          <w:sz w:val="20"/>
          <w:szCs w:val="20"/>
          <w:lang w:eastAsia="fr-CA"/>
        </w:rPr>
        <w:t>Remarais</w:t>
      </w:r>
      <w:proofErr w:type="spellEnd"/>
      <w:r w:rsidR="00BB43C8">
        <w:rPr>
          <w:rFonts w:ascii="Arial" w:hAnsi="Arial" w:cs="Arial"/>
          <w:sz w:val="20"/>
          <w:szCs w:val="20"/>
          <w:lang w:eastAsia="fr-CA"/>
        </w:rPr>
        <w:t xml:space="preserve">, technicien spécialiste en installation de système </w:t>
      </w:r>
      <w:proofErr w:type="spellStart"/>
      <w:r w:rsidR="00BB43C8">
        <w:rPr>
          <w:rFonts w:ascii="Arial" w:hAnsi="Arial" w:cs="Arial"/>
          <w:sz w:val="20"/>
          <w:szCs w:val="20"/>
          <w:lang w:eastAsia="fr-CA"/>
        </w:rPr>
        <w:t>Avid</w:t>
      </w:r>
      <w:proofErr w:type="spellEnd"/>
      <w:r w:rsidR="00BB43C8">
        <w:rPr>
          <w:rFonts w:ascii="Arial" w:hAnsi="Arial" w:cs="Arial"/>
          <w:sz w:val="20"/>
          <w:szCs w:val="20"/>
          <w:lang w:eastAsia="fr-CA"/>
        </w:rPr>
        <w:t>,</w:t>
      </w:r>
      <w:r w:rsidR="00496A91">
        <w:rPr>
          <w:rFonts w:ascii="Arial" w:hAnsi="Arial" w:cs="Arial"/>
          <w:sz w:val="20"/>
          <w:szCs w:val="20"/>
          <w:lang w:eastAsia="fr-CA"/>
        </w:rPr>
        <w:t xml:space="preserve"> est venu installer un poste.</w:t>
      </w:r>
      <w:r w:rsidR="007F431F">
        <w:rPr>
          <w:rFonts w:ascii="Arial" w:hAnsi="Arial" w:cs="Arial"/>
          <w:sz w:val="20"/>
          <w:szCs w:val="20"/>
          <w:lang w:eastAsia="fr-CA"/>
        </w:rPr>
        <w:t xml:space="preserve"> Durant cette rencontre, plusieurs questions et conseil</w:t>
      </w:r>
      <w:r w:rsidR="005D2D31">
        <w:rPr>
          <w:rFonts w:ascii="Arial" w:hAnsi="Arial" w:cs="Arial"/>
          <w:sz w:val="20"/>
          <w:szCs w:val="20"/>
          <w:lang w:eastAsia="fr-CA"/>
        </w:rPr>
        <w:t xml:space="preserve">s ont </w:t>
      </w:r>
      <w:r w:rsidR="0071047F">
        <w:rPr>
          <w:rFonts w:ascii="Arial" w:hAnsi="Arial" w:cs="Arial"/>
          <w:sz w:val="20"/>
          <w:szCs w:val="20"/>
          <w:lang w:eastAsia="fr-CA"/>
        </w:rPr>
        <w:t xml:space="preserve"> été entendus</w:t>
      </w:r>
      <w:r w:rsidR="007F431F">
        <w:rPr>
          <w:rFonts w:ascii="Arial" w:hAnsi="Arial" w:cs="Arial"/>
          <w:sz w:val="20"/>
          <w:szCs w:val="20"/>
          <w:lang w:eastAsia="fr-CA"/>
        </w:rPr>
        <w:t xml:space="preserve"> </w:t>
      </w:r>
      <w:r w:rsidR="0071047F">
        <w:rPr>
          <w:rFonts w:ascii="Arial" w:hAnsi="Arial" w:cs="Arial"/>
          <w:sz w:val="20"/>
          <w:szCs w:val="20"/>
          <w:lang w:eastAsia="fr-CA"/>
        </w:rPr>
        <w:t>afin d’</w:t>
      </w:r>
      <w:r w:rsidR="007F431F">
        <w:rPr>
          <w:rFonts w:ascii="Arial" w:hAnsi="Arial" w:cs="Arial"/>
          <w:sz w:val="20"/>
          <w:szCs w:val="20"/>
          <w:lang w:eastAsia="fr-CA"/>
        </w:rPr>
        <w:t>améliorer l’installation.</w:t>
      </w:r>
      <w:r w:rsidR="00496A91">
        <w:rPr>
          <w:rFonts w:ascii="Arial" w:hAnsi="Arial" w:cs="Arial"/>
          <w:sz w:val="20"/>
          <w:szCs w:val="20"/>
          <w:lang w:eastAsia="fr-CA"/>
        </w:rPr>
        <w:t xml:space="preserve"> </w:t>
      </w:r>
      <w:r>
        <w:rPr>
          <w:rFonts w:ascii="Arial" w:hAnsi="Arial" w:cs="Arial"/>
          <w:sz w:val="20"/>
          <w:szCs w:val="20"/>
          <w:lang w:eastAsia="fr-CA"/>
        </w:rPr>
        <w:t>Avec la collaboration de René Lemire</w:t>
      </w:r>
      <w:r w:rsidR="00166D8D">
        <w:rPr>
          <w:rFonts w:ascii="Arial" w:hAnsi="Arial" w:cs="Arial"/>
          <w:sz w:val="20"/>
          <w:szCs w:val="20"/>
          <w:lang w:eastAsia="fr-CA"/>
        </w:rPr>
        <w:t>, chargé de projet,</w:t>
      </w:r>
      <w:r>
        <w:rPr>
          <w:rFonts w:ascii="Arial" w:hAnsi="Arial" w:cs="Arial"/>
          <w:sz w:val="20"/>
          <w:szCs w:val="20"/>
          <w:lang w:eastAsia="fr-CA"/>
        </w:rPr>
        <w:t xml:space="preserve"> et les techniciens d’art visuel et médiatique, j’</w:t>
      </w:r>
      <w:r w:rsidR="007F431F">
        <w:rPr>
          <w:rFonts w:ascii="Arial" w:hAnsi="Arial" w:cs="Arial"/>
          <w:sz w:val="20"/>
          <w:szCs w:val="20"/>
          <w:lang w:eastAsia="fr-CA"/>
        </w:rPr>
        <w:t>ai été en mesure de finaliser les configurations</w:t>
      </w:r>
      <w:r w:rsidR="005D2D31">
        <w:rPr>
          <w:rFonts w:ascii="Arial" w:hAnsi="Arial" w:cs="Arial"/>
          <w:sz w:val="20"/>
          <w:szCs w:val="20"/>
          <w:lang w:eastAsia="fr-CA"/>
        </w:rPr>
        <w:t xml:space="preserve"> d</w:t>
      </w:r>
      <w:r>
        <w:rPr>
          <w:rFonts w:ascii="Arial" w:hAnsi="Arial" w:cs="Arial"/>
          <w:sz w:val="20"/>
          <w:szCs w:val="20"/>
          <w:lang w:eastAsia="fr-CA"/>
        </w:rPr>
        <w:t>es stations de montage</w:t>
      </w:r>
      <w:r w:rsidR="007F431F">
        <w:rPr>
          <w:rFonts w:ascii="Arial" w:hAnsi="Arial" w:cs="Arial"/>
          <w:sz w:val="20"/>
          <w:szCs w:val="20"/>
          <w:lang w:eastAsia="fr-CA"/>
        </w:rPr>
        <w:t xml:space="preserve"> afin de les personnaliser au portrait de l’UQAM. Alain Provost</w:t>
      </w:r>
      <w:r w:rsidR="00BB43C8">
        <w:rPr>
          <w:rFonts w:ascii="Arial" w:hAnsi="Arial" w:cs="Arial"/>
          <w:sz w:val="20"/>
          <w:szCs w:val="20"/>
          <w:lang w:eastAsia="fr-CA"/>
        </w:rPr>
        <w:t xml:space="preserve">, technicien au secteur de multimédia responsable du domaine </w:t>
      </w:r>
      <w:r w:rsidR="00166D8D">
        <w:rPr>
          <w:rFonts w:ascii="Arial" w:hAnsi="Arial" w:cs="Arial"/>
          <w:sz w:val="20"/>
          <w:szCs w:val="20"/>
          <w:lang w:eastAsia="fr-CA"/>
        </w:rPr>
        <w:t>SAV,</w:t>
      </w:r>
      <w:r w:rsidR="007F431F">
        <w:rPr>
          <w:rFonts w:ascii="Arial" w:hAnsi="Arial" w:cs="Arial"/>
          <w:sz w:val="20"/>
          <w:szCs w:val="20"/>
          <w:lang w:eastAsia="fr-CA"/>
        </w:rPr>
        <w:t xml:space="preserve"> m’a aussi aidé pour la création des GPO sur l’OU du SAV</w:t>
      </w:r>
      <w:r w:rsidR="0071047F">
        <w:rPr>
          <w:rFonts w:ascii="Arial" w:hAnsi="Arial" w:cs="Arial"/>
          <w:sz w:val="20"/>
          <w:szCs w:val="20"/>
          <w:lang w:eastAsia="fr-CA"/>
        </w:rPr>
        <w:t>,</w:t>
      </w:r>
      <w:r w:rsidR="007F431F">
        <w:rPr>
          <w:rFonts w:ascii="Arial" w:hAnsi="Arial" w:cs="Arial"/>
          <w:sz w:val="20"/>
          <w:szCs w:val="20"/>
          <w:lang w:eastAsia="fr-CA"/>
        </w:rPr>
        <w:t xml:space="preserve"> suite </w:t>
      </w:r>
      <w:r w:rsidR="00166D8D">
        <w:rPr>
          <w:rFonts w:ascii="Arial" w:hAnsi="Arial" w:cs="Arial"/>
          <w:sz w:val="20"/>
          <w:szCs w:val="20"/>
          <w:lang w:eastAsia="fr-CA"/>
        </w:rPr>
        <w:t>aux restrictions que j’avais déterminées</w:t>
      </w:r>
      <w:r w:rsidR="007F431F">
        <w:rPr>
          <w:rFonts w:ascii="Arial" w:hAnsi="Arial" w:cs="Arial"/>
          <w:sz w:val="20"/>
          <w:szCs w:val="20"/>
          <w:lang w:eastAsia="fr-CA"/>
        </w:rPr>
        <w:t>.</w:t>
      </w:r>
    </w:p>
    <w:p w:rsidR="00166D8D" w:rsidRDefault="00166D8D" w:rsidP="00AA644E">
      <w:pPr>
        <w:autoSpaceDE w:val="0"/>
        <w:autoSpaceDN w:val="0"/>
        <w:adjustRightInd w:val="0"/>
        <w:spacing w:after="0" w:line="240" w:lineRule="auto"/>
        <w:jc w:val="both"/>
        <w:rPr>
          <w:rFonts w:ascii="Arial" w:hAnsi="Arial" w:cs="Arial"/>
          <w:sz w:val="20"/>
          <w:szCs w:val="20"/>
          <w:lang w:eastAsia="fr-CA"/>
        </w:rPr>
      </w:pPr>
    </w:p>
    <w:p w:rsidR="00166D8D" w:rsidRPr="00BB10FE" w:rsidRDefault="00166D8D" w:rsidP="00166D8D">
      <w:pPr>
        <w:autoSpaceDE w:val="0"/>
        <w:autoSpaceDN w:val="0"/>
        <w:adjustRightInd w:val="0"/>
        <w:spacing w:after="0" w:line="240" w:lineRule="auto"/>
        <w:jc w:val="both"/>
        <w:rPr>
          <w:rFonts w:ascii="Arial-Black" w:hAnsi="Arial-Black" w:cs="Arial-Black"/>
          <w:b/>
          <w:sz w:val="20"/>
          <w:szCs w:val="20"/>
          <w:lang w:eastAsia="fr-CA"/>
        </w:rPr>
      </w:pPr>
      <w:r w:rsidRPr="00BB10FE">
        <w:rPr>
          <w:rFonts w:ascii="Arial-Black" w:hAnsi="Arial-Black" w:cs="Arial-Black"/>
          <w:b/>
          <w:sz w:val="20"/>
          <w:szCs w:val="20"/>
          <w:lang w:eastAsia="fr-CA"/>
        </w:rPr>
        <w:t xml:space="preserve">Installation d’un système </w:t>
      </w:r>
      <w:proofErr w:type="spellStart"/>
      <w:r w:rsidRPr="00BB10FE">
        <w:rPr>
          <w:rFonts w:ascii="Arial-Black" w:hAnsi="Arial-Black" w:cs="Arial-Black"/>
          <w:b/>
          <w:sz w:val="20"/>
          <w:szCs w:val="20"/>
          <w:lang w:eastAsia="fr-CA"/>
        </w:rPr>
        <w:t>Avid</w:t>
      </w:r>
      <w:proofErr w:type="spellEnd"/>
      <w:r w:rsidRPr="00BB10FE">
        <w:rPr>
          <w:rFonts w:ascii="Arial-Black" w:hAnsi="Arial-Black" w:cs="Arial-Black"/>
          <w:b/>
          <w:sz w:val="20"/>
          <w:szCs w:val="20"/>
          <w:lang w:eastAsia="fr-CA"/>
        </w:rPr>
        <w:t xml:space="preserve"> au laboratoire sectoriel</w:t>
      </w:r>
    </w:p>
    <w:p w:rsidR="007F431F" w:rsidRDefault="007F431F" w:rsidP="00AA644E">
      <w:pPr>
        <w:autoSpaceDE w:val="0"/>
        <w:autoSpaceDN w:val="0"/>
        <w:adjustRightInd w:val="0"/>
        <w:spacing w:after="0" w:line="240" w:lineRule="auto"/>
        <w:jc w:val="both"/>
        <w:rPr>
          <w:rFonts w:ascii="Arial" w:hAnsi="Arial" w:cs="Arial"/>
          <w:sz w:val="20"/>
          <w:szCs w:val="20"/>
          <w:lang w:eastAsia="fr-CA"/>
        </w:rPr>
      </w:pPr>
    </w:p>
    <w:p w:rsidR="00E4130A" w:rsidRDefault="007F431F" w:rsidP="00166D8D">
      <w:pPr>
        <w:autoSpaceDE w:val="0"/>
        <w:autoSpaceDN w:val="0"/>
        <w:adjustRightInd w:val="0"/>
        <w:spacing w:after="0" w:line="240" w:lineRule="auto"/>
        <w:jc w:val="both"/>
        <w:rPr>
          <w:rFonts w:ascii="Arial" w:hAnsi="Arial" w:cs="Arial"/>
          <w:b/>
          <w:sz w:val="20"/>
          <w:szCs w:val="20"/>
          <w:lang w:eastAsia="fr-CA"/>
        </w:rPr>
      </w:pPr>
      <w:r>
        <w:rPr>
          <w:rFonts w:ascii="Arial" w:hAnsi="Arial" w:cs="Arial"/>
          <w:sz w:val="20"/>
          <w:szCs w:val="20"/>
          <w:lang w:eastAsia="fr-CA"/>
        </w:rPr>
        <w:tab/>
        <w:t xml:space="preserve"> Pour le laboratoire </w:t>
      </w:r>
      <w:r w:rsidR="00166D8D">
        <w:rPr>
          <w:rFonts w:ascii="Arial" w:hAnsi="Arial" w:cs="Arial"/>
          <w:sz w:val="20"/>
          <w:szCs w:val="20"/>
          <w:lang w:eastAsia="fr-CA"/>
        </w:rPr>
        <w:t>sectoriel de la faculté des arts</w:t>
      </w:r>
      <w:r>
        <w:rPr>
          <w:rFonts w:ascii="Arial" w:hAnsi="Arial" w:cs="Arial"/>
          <w:sz w:val="20"/>
          <w:szCs w:val="20"/>
          <w:lang w:eastAsia="fr-CA"/>
        </w:rPr>
        <w:t xml:space="preserve">, </w:t>
      </w:r>
      <w:r w:rsidR="003474A2">
        <w:rPr>
          <w:rFonts w:ascii="Arial" w:hAnsi="Arial" w:cs="Arial"/>
          <w:sz w:val="20"/>
          <w:szCs w:val="20"/>
          <w:lang w:eastAsia="fr-CA"/>
        </w:rPr>
        <w:t>j’agissais davantage à titre de</w:t>
      </w:r>
      <w:r>
        <w:rPr>
          <w:rFonts w:ascii="Arial" w:hAnsi="Arial" w:cs="Arial"/>
          <w:sz w:val="20"/>
          <w:szCs w:val="20"/>
          <w:lang w:eastAsia="fr-CA"/>
        </w:rPr>
        <w:t xml:space="preserve"> consultant afin de fournir une aide pour l</w:t>
      </w:r>
      <w:r w:rsidR="001772A0">
        <w:rPr>
          <w:rFonts w:ascii="Arial" w:hAnsi="Arial" w:cs="Arial"/>
          <w:sz w:val="20"/>
          <w:szCs w:val="20"/>
          <w:lang w:eastAsia="fr-CA"/>
        </w:rPr>
        <w:t>a configuration</w:t>
      </w:r>
      <w:r>
        <w:rPr>
          <w:rFonts w:ascii="Arial" w:hAnsi="Arial" w:cs="Arial"/>
          <w:sz w:val="20"/>
          <w:szCs w:val="20"/>
          <w:lang w:eastAsia="fr-CA"/>
        </w:rPr>
        <w:t xml:space="preserve"> des postes au laboratoire. </w:t>
      </w:r>
      <w:r w:rsidR="001772A0">
        <w:rPr>
          <w:rFonts w:ascii="Arial" w:hAnsi="Arial" w:cs="Arial"/>
          <w:sz w:val="20"/>
          <w:szCs w:val="20"/>
          <w:lang w:eastAsia="fr-CA"/>
        </w:rPr>
        <w:t xml:space="preserve">Mon travail  </w:t>
      </w:r>
      <w:r w:rsidR="00654C1A">
        <w:rPr>
          <w:rFonts w:ascii="Arial" w:hAnsi="Arial" w:cs="Arial"/>
          <w:sz w:val="20"/>
          <w:szCs w:val="20"/>
          <w:lang w:eastAsia="fr-CA"/>
        </w:rPr>
        <w:t xml:space="preserve">s’effectuait </w:t>
      </w:r>
      <w:r w:rsidR="001772A0">
        <w:rPr>
          <w:rFonts w:ascii="Arial" w:hAnsi="Arial" w:cs="Arial"/>
          <w:sz w:val="20"/>
          <w:szCs w:val="20"/>
          <w:lang w:eastAsia="fr-CA"/>
        </w:rPr>
        <w:t>en collaboration avec les techniciens du laboratoire</w:t>
      </w:r>
      <w:r w:rsidR="00654C1A">
        <w:rPr>
          <w:rFonts w:ascii="Arial" w:hAnsi="Arial" w:cs="Arial"/>
          <w:sz w:val="20"/>
          <w:szCs w:val="20"/>
          <w:lang w:eastAsia="fr-CA"/>
        </w:rPr>
        <w:t>,</w:t>
      </w:r>
      <w:r w:rsidR="001772A0">
        <w:rPr>
          <w:rFonts w:ascii="Arial" w:hAnsi="Arial" w:cs="Arial"/>
          <w:sz w:val="20"/>
          <w:szCs w:val="20"/>
          <w:lang w:eastAsia="fr-CA"/>
        </w:rPr>
        <w:t xml:space="preserve"> et France Cloutier</w:t>
      </w:r>
      <w:r w:rsidR="00654C1A">
        <w:rPr>
          <w:rFonts w:ascii="Arial" w:hAnsi="Arial" w:cs="Arial"/>
          <w:sz w:val="20"/>
          <w:szCs w:val="20"/>
          <w:lang w:eastAsia="fr-CA"/>
        </w:rPr>
        <w:t>,</w:t>
      </w:r>
      <w:r w:rsidR="00166D8D">
        <w:rPr>
          <w:rFonts w:ascii="Arial" w:hAnsi="Arial" w:cs="Arial"/>
          <w:sz w:val="20"/>
          <w:szCs w:val="20"/>
          <w:lang w:eastAsia="fr-CA"/>
        </w:rPr>
        <w:t xml:space="preserve"> qui</w:t>
      </w:r>
      <w:r w:rsidR="00654C1A">
        <w:rPr>
          <w:rFonts w:ascii="Arial" w:hAnsi="Arial" w:cs="Arial"/>
          <w:sz w:val="20"/>
          <w:szCs w:val="20"/>
          <w:lang w:eastAsia="fr-CA"/>
        </w:rPr>
        <w:t xml:space="preserve"> </w:t>
      </w:r>
      <w:r w:rsidR="001772A0">
        <w:rPr>
          <w:rFonts w:ascii="Arial" w:hAnsi="Arial" w:cs="Arial"/>
          <w:sz w:val="20"/>
          <w:szCs w:val="20"/>
          <w:lang w:eastAsia="fr-CA"/>
        </w:rPr>
        <w:t xml:space="preserve">était </w:t>
      </w:r>
      <w:r w:rsidR="00654C1A">
        <w:rPr>
          <w:rFonts w:ascii="Arial" w:hAnsi="Arial" w:cs="Arial"/>
          <w:sz w:val="20"/>
          <w:szCs w:val="20"/>
          <w:lang w:eastAsia="fr-CA"/>
        </w:rPr>
        <w:t xml:space="preserve">la </w:t>
      </w:r>
      <w:r w:rsidR="001772A0">
        <w:rPr>
          <w:rFonts w:ascii="Arial" w:hAnsi="Arial" w:cs="Arial"/>
          <w:sz w:val="20"/>
          <w:szCs w:val="20"/>
          <w:lang w:eastAsia="fr-CA"/>
        </w:rPr>
        <w:t>responsable</w:t>
      </w:r>
      <w:r w:rsidR="00166D8D">
        <w:rPr>
          <w:rFonts w:ascii="Arial" w:hAnsi="Arial" w:cs="Arial"/>
          <w:sz w:val="20"/>
          <w:szCs w:val="20"/>
          <w:lang w:eastAsia="fr-CA"/>
        </w:rPr>
        <w:t xml:space="preserve"> du laboratoire</w:t>
      </w:r>
      <w:r w:rsidR="001772A0">
        <w:rPr>
          <w:rFonts w:ascii="Arial" w:hAnsi="Arial" w:cs="Arial"/>
          <w:sz w:val="20"/>
          <w:szCs w:val="20"/>
          <w:lang w:eastAsia="fr-CA"/>
        </w:rPr>
        <w:t>. À la base, le client de France Cloutier était René Lemire</w:t>
      </w:r>
      <w:r w:rsidR="001237CC">
        <w:rPr>
          <w:rFonts w:ascii="Arial" w:hAnsi="Arial" w:cs="Arial"/>
          <w:sz w:val="20"/>
          <w:szCs w:val="20"/>
          <w:lang w:eastAsia="fr-CA"/>
        </w:rPr>
        <w:t>.</w:t>
      </w:r>
      <w:r w:rsidR="00160DB9">
        <w:rPr>
          <w:rFonts w:ascii="Arial" w:hAnsi="Arial" w:cs="Arial"/>
          <w:sz w:val="20"/>
          <w:szCs w:val="20"/>
          <w:lang w:eastAsia="fr-CA"/>
        </w:rPr>
        <w:t xml:space="preserve"> </w:t>
      </w:r>
      <w:r w:rsidR="001237CC">
        <w:rPr>
          <w:rFonts w:ascii="Arial" w:hAnsi="Arial" w:cs="Arial"/>
          <w:sz w:val="20"/>
          <w:szCs w:val="20"/>
          <w:lang w:eastAsia="fr-CA"/>
        </w:rPr>
        <w:t>J’ai</w:t>
      </w:r>
      <w:r w:rsidR="00160DB9">
        <w:rPr>
          <w:rFonts w:ascii="Arial" w:hAnsi="Arial" w:cs="Arial"/>
          <w:sz w:val="20"/>
          <w:szCs w:val="20"/>
          <w:lang w:eastAsia="fr-CA"/>
        </w:rPr>
        <w:t xml:space="preserve"> d</w:t>
      </w:r>
      <w:r w:rsidR="001772A0">
        <w:rPr>
          <w:rFonts w:ascii="Arial" w:hAnsi="Arial" w:cs="Arial"/>
          <w:sz w:val="20"/>
          <w:szCs w:val="20"/>
          <w:lang w:eastAsia="fr-CA"/>
        </w:rPr>
        <w:t xml:space="preserve">onc aussi échangé avec </w:t>
      </w:r>
      <w:r w:rsidR="00160DB9">
        <w:rPr>
          <w:rFonts w:ascii="Arial" w:hAnsi="Arial" w:cs="Arial"/>
          <w:sz w:val="20"/>
          <w:szCs w:val="20"/>
          <w:lang w:eastAsia="fr-CA"/>
        </w:rPr>
        <w:t>lui</w:t>
      </w:r>
      <w:r w:rsidR="001772A0">
        <w:rPr>
          <w:rFonts w:ascii="Arial" w:hAnsi="Arial" w:cs="Arial"/>
          <w:sz w:val="20"/>
          <w:szCs w:val="20"/>
          <w:lang w:eastAsia="fr-CA"/>
        </w:rPr>
        <w:t xml:space="preserve"> pour bien répondre au</w:t>
      </w:r>
      <w:r w:rsidR="00967B9A">
        <w:rPr>
          <w:rFonts w:ascii="Arial" w:hAnsi="Arial" w:cs="Arial"/>
          <w:sz w:val="20"/>
          <w:szCs w:val="20"/>
          <w:lang w:eastAsia="fr-CA"/>
        </w:rPr>
        <w:t>x</w:t>
      </w:r>
      <w:r w:rsidR="001772A0">
        <w:rPr>
          <w:rFonts w:ascii="Arial" w:hAnsi="Arial" w:cs="Arial"/>
          <w:sz w:val="20"/>
          <w:szCs w:val="20"/>
          <w:lang w:eastAsia="fr-CA"/>
        </w:rPr>
        <w:t xml:space="preserve"> demande</w:t>
      </w:r>
      <w:r w:rsidR="00967B9A">
        <w:rPr>
          <w:rFonts w:ascii="Arial" w:hAnsi="Arial" w:cs="Arial"/>
          <w:sz w:val="20"/>
          <w:szCs w:val="20"/>
          <w:lang w:eastAsia="fr-CA"/>
        </w:rPr>
        <w:t>s</w:t>
      </w:r>
      <w:r w:rsidR="001772A0">
        <w:rPr>
          <w:rFonts w:ascii="Arial" w:hAnsi="Arial" w:cs="Arial"/>
          <w:sz w:val="20"/>
          <w:szCs w:val="20"/>
          <w:lang w:eastAsia="fr-CA"/>
        </w:rPr>
        <w:t xml:space="preserve"> de base.</w:t>
      </w:r>
    </w:p>
    <w:p w:rsidR="00E4130A" w:rsidRDefault="00E4130A" w:rsidP="001772A0">
      <w:pPr>
        <w:autoSpaceDE w:val="0"/>
        <w:autoSpaceDN w:val="0"/>
        <w:adjustRightInd w:val="0"/>
        <w:spacing w:after="0" w:line="240" w:lineRule="auto"/>
        <w:ind w:left="705" w:hanging="705"/>
        <w:jc w:val="both"/>
        <w:rPr>
          <w:rFonts w:ascii="Arial" w:hAnsi="Arial" w:cs="Arial"/>
          <w:b/>
          <w:sz w:val="20"/>
          <w:szCs w:val="20"/>
          <w:lang w:eastAsia="fr-CA"/>
        </w:rPr>
      </w:pPr>
    </w:p>
    <w:p w:rsidR="00E4130A" w:rsidRDefault="00E4130A" w:rsidP="001772A0">
      <w:pPr>
        <w:autoSpaceDE w:val="0"/>
        <w:autoSpaceDN w:val="0"/>
        <w:adjustRightInd w:val="0"/>
        <w:spacing w:after="0" w:line="240" w:lineRule="auto"/>
        <w:ind w:left="705" w:hanging="705"/>
        <w:jc w:val="both"/>
        <w:rPr>
          <w:rFonts w:ascii="Arial" w:hAnsi="Arial" w:cs="Arial"/>
          <w:b/>
          <w:sz w:val="20"/>
          <w:szCs w:val="20"/>
          <w:lang w:eastAsia="fr-CA"/>
        </w:rPr>
      </w:pPr>
    </w:p>
    <w:p w:rsidR="001772A0" w:rsidRDefault="001772A0" w:rsidP="001772A0">
      <w:pPr>
        <w:autoSpaceDE w:val="0"/>
        <w:autoSpaceDN w:val="0"/>
        <w:adjustRightInd w:val="0"/>
        <w:spacing w:after="0" w:line="240" w:lineRule="auto"/>
        <w:ind w:left="705" w:hanging="705"/>
        <w:jc w:val="both"/>
        <w:rPr>
          <w:rFonts w:ascii="Arial" w:hAnsi="Arial" w:cs="Arial"/>
          <w:b/>
          <w:sz w:val="20"/>
          <w:szCs w:val="20"/>
          <w:lang w:eastAsia="fr-CA"/>
        </w:rPr>
      </w:pPr>
      <w:r>
        <w:rPr>
          <w:rFonts w:ascii="Arial" w:hAnsi="Arial" w:cs="Arial"/>
          <w:b/>
          <w:sz w:val="20"/>
          <w:szCs w:val="20"/>
          <w:lang w:eastAsia="fr-CA"/>
        </w:rPr>
        <w:t>II.</w:t>
      </w:r>
      <w:r>
        <w:rPr>
          <w:rFonts w:ascii="Arial" w:hAnsi="Arial" w:cs="Arial"/>
          <w:b/>
          <w:sz w:val="20"/>
          <w:szCs w:val="20"/>
          <w:lang w:eastAsia="fr-CA"/>
        </w:rPr>
        <w:tab/>
      </w:r>
      <w:r w:rsidRPr="001772A0">
        <w:rPr>
          <w:rFonts w:ascii="Arial" w:hAnsi="Arial" w:cs="Arial"/>
          <w:b/>
          <w:sz w:val="20"/>
          <w:szCs w:val="20"/>
          <w:lang w:eastAsia="fr-CA"/>
        </w:rPr>
        <w:t>Précisez le genre de rôle exercé lors de ces interventions (expertise, niveau d’influence, etc.).</w:t>
      </w:r>
    </w:p>
    <w:p w:rsidR="0035542E" w:rsidRDefault="0035542E" w:rsidP="001772A0">
      <w:pPr>
        <w:autoSpaceDE w:val="0"/>
        <w:autoSpaceDN w:val="0"/>
        <w:adjustRightInd w:val="0"/>
        <w:spacing w:after="0" w:line="240" w:lineRule="auto"/>
        <w:ind w:left="705" w:hanging="705"/>
        <w:jc w:val="both"/>
        <w:rPr>
          <w:rFonts w:ascii="Arial" w:hAnsi="Arial" w:cs="Arial"/>
          <w:b/>
          <w:sz w:val="20"/>
          <w:szCs w:val="20"/>
          <w:lang w:eastAsia="fr-CA"/>
        </w:rPr>
      </w:pPr>
    </w:p>
    <w:p w:rsidR="0035542E" w:rsidRPr="00BF2DBC" w:rsidRDefault="0035542E" w:rsidP="0035542E">
      <w:pPr>
        <w:autoSpaceDE w:val="0"/>
        <w:autoSpaceDN w:val="0"/>
        <w:adjustRightInd w:val="0"/>
        <w:spacing w:after="0" w:line="240" w:lineRule="auto"/>
        <w:jc w:val="both"/>
        <w:rPr>
          <w:rFonts w:ascii="Arial-Black" w:hAnsi="Arial-Black" w:cs="Arial-Black"/>
          <w:b/>
          <w:sz w:val="20"/>
          <w:szCs w:val="20"/>
          <w:lang w:eastAsia="fr-CA"/>
        </w:rPr>
      </w:pPr>
      <w:r w:rsidRPr="00BF2DBC">
        <w:rPr>
          <w:rFonts w:ascii="Arial-Black" w:hAnsi="Arial-Black" w:cs="Arial-Black"/>
          <w:b/>
          <w:sz w:val="20"/>
          <w:szCs w:val="20"/>
          <w:lang w:eastAsia="fr-CA"/>
        </w:rPr>
        <w:t xml:space="preserve">Standardisation des installations des systèmes </w:t>
      </w:r>
      <w:proofErr w:type="spellStart"/>
      <w:r w:rsidRPr="00BF2DBC">
        <w:rPr>
          <w:rFonts w:ascii="Arial-Black" w:hAnsi="Arial-Black" w:cs="Arial-Black"/>
          <w:b/>
          <w:sz w:val="20"/>
          <w:szCs w:val="20"/>
          <w:lang w:eastAsia="fr-CA"/>
        </w:rPr>
        <w:t>Avid</w:t>
      </w:r>
      <w:proofErr w:type="spellEnd"/>
    </w:p>
    <w:p w:rsidR="001772A0" w:rsidRDefault="001772A0" w:rsidP="001772A0">
      <w:pPr>
        <w:autoSpaceDE w:val="0"/>
        <w:autoSpaceDN w:val="0"/>
        <w:adjustRightInd w:val="0"/>
        <w:spacing w:after="0" w:line="240" w:lineRule="auto"/>
        <w:ind w:left="705" w:hanging="705"/>
        <w:jc w:val="both"/>
        <w:rPr>
          <w:rFonts w:ascii="Arial" w:hAnsi="Arial" w:cs="Arial"/>
          <w:sz w:val="20"/>
          <w:szCs w:val="20"/>
          <w:lang w:eastAsia="fr-CA"/>
        </w:rPr>
      </w:pPr>
    </w:p>
    <w:p w:rsidR="001772A0" w:rsidRDefault="001772A0" w:rsidP="006513EB">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r>
      <w:r w:rsidR="006513EB">
        <w:rPr>
          <w:rFonts w:ascii="Arial" w:hAnsi="Arial" w:cs="Arial"/>
          <w:sz w:val="20"/>
          <w:szCs w:val="20"/>
          <w:lang w:eastAsia="fr-CA"/>
        </w:rPr>
        <w:t xml:space="preserve">Lors de ma rencontre avec Phillip </w:t>
      </w:r>
      <w:proofErr w:type="spellStart"/>
      <w:r w:rsidR="006513EB">
        <w:rPr>
          <w:rFonts w:ascii="Arial" w:hAnsi="Arial" w:cs="Arial"/>
          <w:sz w:val="20"/>
          <w:szCs w:val="20"/>
          <w:lang w:eastAsia="fr-CA"/>
        </w:rPr>
        <w:t>Remarais</w:t>
      </w:r>
      <w:proofErr w:type="spellEnd"/>
      <w:r w:rsidR="006513EB">
        <w:rPr>
          <w:rFonts w:ascii="Arial" w:hAnsi="Arial" w:cs="Arial"/>
          <w:sz w:val="20"/>
          <w:szCs w:val="20"/>
          <w:lang w:eastAsia="fr-CA"/>
        </w:rPr>
        <w:t>,</w:t>
      </w:r>
      <w:r w:rsidR="0035542E">
        <w:rPr>
          <w:rFonts w:ascii="Arial" w:hAnsi="Arial" w:cs="Arial"/>
          <w:sz w:val="20"/>
          <w:szCs w:val="20"/>
          <w:lang w:eastAsia="fr-CA"/>
        </w:rPr>
        <w:t xml:space="preserve"> techniciens spécialise </w:t>
      </w:r>
      <w:proofErr w:type="spellStart"/>
      <w:r w:rsidR="0035542E">
        <w:rPr>
          <w:rFonts w:ascii="Arial" w:hAnsi="Arial" w:cs="Arial"/>
          <w:sz w:val="20"/>
          <w:szCs w:val="20"/>
          <w:lang w:eastAsia="fr-CA"/>
        </w:rPr>
        <w:t>Avid</w:t>
      </w:r>
      <w:proofErr w:type="spellEnd"/>
      <w:r w:rsidR="0035542E">
        <w:rPr>
          <w:rFonts w:ascii="Arial" w:hAnsi="Arial" w:cs="Arial"/>
          <w:sz w:val="20"/>
          <w:szCs w:val="20"/>
          <w:lang w:eastAsia="fr-CA"/>
        </w:rPr>
        <w:t>,</w:t>
      </w:r>
      <w:r w:rsidR="006513EB">
        <w:rPr>
          <w:rFonts w:ascii="Arial" w:hAnsi="Arial" w:cs="Arial"/>
          <w:sz w:val="20"/>
          <w:szCs w:val="20"/>
          <w:lang w:eastAsia="fr-CA"/>
        </w:rPr>
        <w:t xml:space="preserve"> j’ai profité du moment pour </w:t>
      </w:r>
      <w:r w:rsidR="002A0778">
        <w:rPr>
          <w:rFonts w:ascii="Arial" w:hAnsi="Arial" w:cs="Arial"/>
          <w:sz w:val="20"/>
          <w:szCs w:val="20"/>
          <w:lang w:eastAsia="fr-CA"/>
        </w:rPr>
        <w:t xml:space="preserve">lui </w:t>
      </w:r>
      <w:r w:rsidR="006513EB">
        <w:rPr>
          <w:rFonts w:ascii="Arial" w:hAnsi="Arial" w:cs="Arial"/>
          <w:sz w:val="20"/>
          <w:szCs w:val="20"/>
          <w:lang w:eastAsia="fr-CA"/>
        </w:rPr>
        <w:t xml:space="preserve">expliquer ma façon </w:t>
      </w:r>
      <w:r w:rsidR="00CD24A5">
        <w:rPr>
          <w:rFonts w:ascii="Arial" w:hAnsi="Arial" w:cs="Arial"/>
          <w:sz w:val="20"/>
          <w:szCs w:val="20"/>
          <w:lang w:eastAsia="fr-CA"/>
        </w:rPr>
        <w:t xml:space="preserve">de </w:t>
      </w:r>
      <w:r w:rsidR="006513EB">
        <w:rPr>
          <w:rFonts w:ascii="Arial" w:hAnsi="Arial" w:cs="Arial"/>
          <w:sz w:val="20"/>
          <w:szCs w:val="20"/>
          <w:lang w:eastAsia="fr-CA"/>
        </w:rPr>
        <w:t>travailler lors des configurations des stations de montage</w:t>
      </w:r>
      <w:r w:rsidR="00CD24A5">
        <w:rPr>
          <w:rFonts w:ascii="Arial" w:hAnsi="Arial" w:cs="Arial"/>
          <w:sz w:val="20"/>
          <w:szCs w:val="20"/>
          <w:lang w:eastAsia="fr-CA"/>
        </w:rPr>
        <w:t>,</w:t>
      </w:r>
      <w:r w:rsidR="006513EB">
        <w:rPr>
          <w:rFonts w:ascii="Arial" w:hAnsi="Arial" w:cs="Arial"/>
          <w:sz w:val="20"/>
          <w:szCs w:val="20"/>
          <w:lang w:eastAsia="fr-CA"/>
        </w:rPr>
        <w:t xml:space="preserve"> </w:t>
      </w:r>
      <w:r w:rsidR="00CD24A5">
        <w:rPr>
          <w:rFonts w:ascii="Arial" w:hAnsi="Arial" w:cs="Arial"/>
          <w:sz w:val="20"/>
          <w:szCs w:val="20"/>
          <w:lang w:eastAsia="fr-CA"/>
        </w:rPr>
        <w:t>alors que</w:t>
      </w:r>
      <w:r w:rsidR="006513EB">
        <w:rPr>
          <w:rFonts w:ascii="Arial" w:hAnsi="Arial" w:cs="Arial"/>
          <w:sz w:val="20"/>
          <w:szCs w:val="20"/>
          <w:lang w:eastAsia="fr-CA"/>
        </w:rPr>
        <w:t xml:space="preserve"> lui me </w:t>
      </w:r>
      <w:r w:rsidR="00CD24A5">
        <w:rPr>
          <w:rFonts w:ascii="Arial" w:hAnsi="Arial" w:cs="Arial"/>
          <w:sz w:val="20"/>
          <w:szCs w:val="20"/>
          <w:lang w:eastAsia="fr-CA"/>
        </w:rPr>
        <w:t xml:space="preserve">faisait part de </w:t>
      </w:r>
      <w:r w:rsidR="006513EB">
        <w:rPr>
          <w:rFonts w:ascii="Arial" w:hAnsi="Arial" w:cs="Arial"/>
          <w:sz w:val="20"/>
          <w:szCs w:val="20"/>
          <w:lang w:eastAsia="fr-CA"/>
        </w:rPr>
        <w:t>certains trucs ou conseils afin d’améliorer les installations futures. Ce genre de rencontre augment</w:t>
      </w:r>
      <w:r w:rsidR="005D2D31">
        <w:rPr>
          <w:rFonts w:ascii="Arial" w:hAnsi="Arial" w:cs="Arial"/>
          <w:sz w:val="20"/>
          <w:szCs w:val="20"/>
          <w:lang w:eastAsia="fr-CA"/>
        </w:rPr>
        <w:t>e</w:t>
      </w:r>
      <w:r w:rsidR="006513EB">
        <w:rPr>
          <w:rFonts w:ascii="Arial" w:hAnsi="Arial" w:cs="Arial"/>
          <w:sz w:val="20"/>
          <w:szCs w:val="20"/>
          <w:lang w:eastAsia="fr-CA"/>
        </w:rPr>
        <w:t xml:space="preserve"> l’expertise </w:t>
      </w:r>
      <w:r w:rsidR="005D2D31">
        <w:rPr>
          <w:rFonts w:ascii="Arial" w:hAnsi="Arial" w:cs="Arial"/>
          <w:sz w:val="20"/>
          <w:szCs w:val="20"/>
          <w:lang w:eastAsia="fr-CA"/>
        </w:rPr>
        <w:t>locale</w:t>
      </w:r>
      <w:r w:rsidR="006513EB">
        <w:rPr>
          <w:rFonts w:ascii="Arial" w:hAnsi="Arial" w:cs="Arial"/>
          <w:sz w:val="20"/>
          <w:szCs w:val="20"/>
          <w:lang w:eastAsia="fr-CA"/>
        </w:rPr>
        <w:t xml:space="preserve"> et augment</w:t>
      </w:r>
      <w:r w:rsidR="005D2D31">
        <w:rPr>
          <w:rFonts w:ascii="Arial" w:hAnsi="Arial" w:cs="Arial"/>
          <w:sz w:val="20"/>
          <w:szCs w:val="20"/>
          <w:lang w:eastAsia="fr-CA"/>
        </w:rPr>
        <w:t>e</w:t>
      </w:r>
      <w:r w:rsidR="006513EB">
        <w:rPr>
          <w:rFonts w:ascii="Arial" w:hAnsi="Arial" w:cs="Arial"/>
          <w:sz w:val="20"/>
          <w:szCs w:val="20"/>
          <w:lang w:eastAsia="fr-CA"/>
        </w:rPr>
        <w:t xml:space="preserve"> la confiance du client pour les réalisation</w:t>
      </w:r>
      <w:r w:rsidR="00E92346">
        <w:rPr>
          <w:rFonts w:ascii="Arial" w:hAnsi="Arial" w:cs="Arial"/>
          <w:sz w:val="20"/>
          <w:szCs w:val="20"/>
          <w:lang w:eastAsia="fr-CA"/>
        </w:rPr>
        <w:t>s</w:t>
      </w:r>
      <w:r w:rsidR="006513EB">
        <w:rPr>
          <w:rFonts w:ascii="Arial" w:hAnsi="Arial" w:cs="Arial"/>
          <w:sz w:val="20"/>
          <w:szCs w:val="20"/>
          <w:lang w:eastAsia="fr-CA"/>
        </w:rPr>
        <w:t xml:space="preserve"> future</w:t>
      </w:r>
      <w:r w:rsidR="00E92346">
        <w:rPr>
          <w:rFonts w:ascii="Arial" w:hAnsi="Arial" w:cs="Arial"/>
          <w:sz w:val="20"/>
          <w:szCs w:val="20"/>
          <w:lang w:eastAsia="fr-CA"/>
        </w:rPr>
        <w:t>s</w:t>
      </w:r>
      <w:r w:rsidR="006513EB">
        <w:rPr>
          <w:rFonts w:ascii="Arial" w:hAnsi="Arial" w:cs="Arial"/>
          <w:sz w:val="20"/>
          <w:szCs w:val="20"/>
          <w:lang w:eastAsia="fr-CA"/>
        </w:rPr>
        <w:t xml:space="preserve">. Avec René Lemire et </w:t>
      </w:r>
      <w:r w:rsidR="005B631B">
        <w:rPr>
          <w:rFonts w:ascii="Arial" w:hAnsi="Arial" w:cs="Arial"/>
          <w:sz w:val="20"/>
          <w:szCs w:val="20"/>
          <w:lang w:eastAsia="fr-CA"/>
        </w:rPr>
        <w:t>s</w:t>
      </w:r>
      <w:r w:rsidR="006513EB">
        <w:rPr>
          <w:rFonts w:ascii="Arial" w:hAnsi="Arial" w:cs="Arial"/>
          <w:sz w:val="20"/>
          <w:szCs w:val="20"/>
          <w:lang w:eastAsia="fr-CA"/>
        </w:rPr>
        <w:t xml:space="preserve">es techniciens, </w:t>
      </w:r>
      <w:r w:rsidR="00E92346">
        <w:rPr>
          <w:rFonts w:ascii="Arial" w:hAnsi="Arial" w:cs="Arial"/>
          <w:sz w:val="20"/>
          <w:szCs w:val="20"/>
          <w:lang w:eastAsia="fr-CA"/>
        </w:rPr>
        <w:t>je fournissais l’expertise pour la personnalisation des configurations</w:t>
      </w:r>
      <w:r w:rsidR="00087818">
        <w:rPr>
          <w:rFonts w:ascii="Arial" w:hAnsi="Arial" w:cs="Arial"/>
          <w:sz w:val="20"/>
          <w:szCs w:val="20"/>
          <w:lang w:eastAsia="fr-CA"/>
        </w:rPr>
        <w:t xml:space="preserve"> en lien avec leurs besoin</w:t>
      </w:r>
      <w:r w:rsidR="00E92346">
        <w:rPr>
          <w:rFonts w:ascii="Arial" w:hAnsi="Arial" w:cs="Arial"/>
          <w:sz w:val="20"/>
          <w:szCs w:val="20"/>
          <w:lang w:eastAsia="fr-CA"/>
        </w:rPr>
        <w:t>s</w:t>
      </w:r>
      <w:r w:rsidR="005D2D31">
        <w:rPr>
          <w:rFonts w:ascii="Arial" w:hAnsi="Arial" w:cs="Arial"/>
          <w:sz w:val="20"/>
          <w:szCs w:val="20"/>
          <w:lang w:eastAsia="fr-CA"/>
        </w:rPr>
        <w:t>. De leur</w:t>
      </w:r>
      <w:r w:rsidR="00087818">
        <w:rPr>
          <w:rFonts w:ascii="Arial" w:hAnsi="Arial" w:cs="Arial"/>
          <w:sz w:val="20"/>
          <w:szCs w:val="20"/>
          <w:lang w:eastAsia="fr-CA"/>
        </w:rPr>
        <w:t xml:space="preserve"> côté</w:t>
      </w:r>
      <w:r w:rsidR="00E92346">
        <w:rPr>
          <w:rFonts w:ascii="Arial" w:hAnsi="Arial" w:cs="Arial"/>
          <w:sz w:val="20"/>
          <w:szCs w:val="20"/>
          <w:lang w:eastAsia="fr-CA"/>
        </w:rPr>
        <w:t>, ils testaient les nouveaux paramètres</w:t>
      </w:r>
      <w:r w:rsidR="0035542E">
        <w:rPr>
          <w:rFonts w:ascii="Arial" w:hAnsi="Arial" w:cs="Arial"/>
          <w:sz w:val="20"/>
          <w:szCs w:val="20"/>
          <w:lang w:eastAsia="fr-CA"/>
        </w:rPr>
        <w:t xml:space="preserve"> élaboré dans le document de standardisation</w:t>
      </w:r>
      <w:r w:rsidR="00E92346">
        <w:rPr>
          <w:rFonts w:ascii="Arial" w:hAnsi="Arial" w:cs="Arial"/>
          <w:sz w:val="20"/>
          <w:szCs w:val="20"/>
          <w:lang w:eastAsia="fr-CA"/>
        </w:rPr>
        <w:t xml:space="preserve"> dans des situations de travail bien réel</w:t>
      </w:r>
      <w:r w:rsidR="005B631B">
        <w:rPr>
          <w:rFonts w:ascii="Arial" w:hAnsi="Arial" w:cs="Arial"/>
          <w:sz w:val="20"/>
          <w:szCs w:val="20"/>
          <w:lang w:eastAsia="fr-CA"/>
        </w:rPr>
        <w:t>les</w:t>
      </w:r>
      <w:r w:rsidR="00E92346">
        <w:rPr>
          <w:rFonts w:ascii="Arial" w:hAnsi="Arial" w:cs="Arial"/>
          <w:sz w:val="20"/>
          <w:szCs w:val="20"/>
          <w:lang w:eastAsia="fr-CA"/>
        </w:rPr>
        <w:t xml:space="preserve"> afin de ne laisser place à aucun doute raisonnable.</w:t>
      </w:r>
    </w:p>
    <w:p w:rsidR="0035542E" w:rsidRDefault="0035542E" w:rsidP="006513EB">
      <w:pPr>
        <w:autoSpaceDE w:val="0"/>
        <w:autoSpaceDN w:val="0"/>
        <w:adjustRightInd w:val="0"/>
        <w:spacing w:after="0" w:line="240" w:lineRule="auto"/>
        <w:jc w:val="both"/>
        <w:rPr>
          <w:rFonts w:ascii="Arial" w:hAnsi="Arial" w:cs="Arial"/>
          <w:sz w:val="20"/>
          <w:szCs w:val="20"/>
          <w:lang w:eastAsia="fr-CA"/>
        </w:rPr>
      </w:pPr>
    </w:p>
    <w:p w:rsidR="00566D26" w:rsidRDefault="00566D26" w:rsidP="0035542E">
      <w:pPr>
        <w:autoSpaceDE w:val="0"/>
        <w:autoSpaceDN w:val="0"/>
        <w:adjustRightInd w:val="0"/>
        <w:spacing w:after="0" w:line="240" w:lineRule="auto"/>
        <w:jc w:val="both"/>
        <w:rPr>
          <w:rFonts w:ascii="Arial-Black" w:hAnsi="Arial-Black" w:cs="Arial-Black"/>
          <w:b/>
          <w:sz w:val="20"/>
          <w:szCs w:val="20"/>
          <w:lang w:eastAsia="fr-CA"/>
        </w:rPr>
      </w:pPr>
    </w:p>
    <w:p w:rsidR="00566D26" w:rsidRDefault="00566D26" w:rsidP="0035542E">
      <w:pPr>
        <w:autoSpaceDE w:val="0"/>
        <w:autoSpaceDN w:val="0"/>
        <w:adjustRightInd w:val="0"/>
        <w:spacing w:after="0" w:line="240" w:lineRule="auto"/>
        <w:jc w:val="both"/>
        <w:rPr>
          <w:rFonts w:ascii="Arial-Black" w:hAnsi="Arial-Black" w:cs="Arial-Black"/>
          <w:b/>
          <w:sz w:val="20"/>
          <w:szCs w:val="20"/>
          <w:lang w:eastAsia="fr-CA"/>
        </w:rPr>
      </w:pPr>
    </w:p>
    <w:p w:rsidR="00566D26" w:rsidRDefault="00566D26" w:rsidP="0035542E">
      <w:pPr>
        <w:autoSpaceDE w:val="0"/>
        <w:autoSpaceDN w:val="0"/>
        <w:adjustRightInd w:val="0"/>
        <w:spacing w:after="0" w:line="240" w:lineRule="auto"/>
        <w:jc w:val="both"/>
        <w:rPr>
          <w:rFonts w:ascii="Arial-Black" w:hAnsi="Arial-Black" w:cs="Arial-Black"/>
          <w:b/>
          <w:sz w:val="20"/>
          <w:szCs w:val="20"/>
          <w:lang w:eastAsia="fr-CA"/>
        </w:rPr>
      </w:pPr>
    </w:p>
    <w:p w:rsidR="0035542E" w:rsidRPr="00BB10FE" w:rsidRDefault="0035542E" w:rsidP="0035542E">
      <w:pPr>
        <w:autoSpaceDE w:val="0"/>
        <w:autoSpaceDN w:val="0"/>
        <w:adjustRightInd w:val="0"/>
        <w:spacing w:after="0" w:line="240" w:lineRule="auto"/>
        <w:jc w:val="both"/>
        <w:rPr>
          <w:rFonts w:ascii="Arial-Black" w:hAnsi="Arial-Black" w:cs="Arial-Black"/>
          <w:b/>
          <w:sz w:val="20"/>
          <w:szCs w:val="20"/>
          <w:lang w:eastAsia="fr-CA"/>
        </w:rPr>
      </w:pPr>
      <w:r w:rsidRPr="00BB10FE">
        <w:rPr>
          <w:rFonts w:ascii="Arial-Black" w:hAnsi="Arial-Black" w:cs="Arial-Black"/>
          <w:b/>
          <w:sz w:val="20"/>
          <w:szCs w:val="20"/>
          <w:lang w:eastAsia="fr-CA"/>
        </w:rPr>
        <w:lastRenderedPageBreak/>
        <w:t xml:space="preserve">Installation d’un système </w:t>
      </w:r>
      <w:proofErr w:type="spellStart"/>
      <w:r w:rsidRPr="00BB10FE">
        <w:rPr>
          <w:rFonts w:ascii="Arial-Black" w:hAnsi="Arial-Black" w:cs="Arial-Black"/>
          <w:b/>
          <w:sz w:val="20"/>
          <w:szCs w:val="20"/>
          <w:lang w:eastAsia="fr-CA"/>
        </w:rPr>
        <w:t>Avid</w:t>
      </w:r>
      <w:proofErr w:type="spellEnd"/>
      <w:r w:rsidRPr="00BB10FE">
        <w:rPr>
          <w:rFonts w:ascii="Arial-Black" w:hAnsi="Arial-Black" w:cs="Arial-Black"/>
          <w:b/>
          <w:sz w:val="20"/>
          <w:szCs w:val="20"/>
          <w:lang w:eastAsia="fr-CA"/>
        </w:rPr>
        <w:t xml:space="preserve"> au laboratoire sectoriel</w:t>
      </w:r>
    </w:p>
    <w:p w:rsidR="00087818" w:rsidRDefault="00087818" w:rsidP="006513EB">
      <w:pPr>
        <w:autoSpaceDE w:val="0"/>
        <w:autoSpaceDN w:val="0"/>
        <w:adjustRightInd w:val="0"/>
        <w:spacing w:after="0" w:line="240" w:lineRule="auto"/>
        <w:jc w:val="both"/>
        <w:rPr>
          <w:rFonts w:ascii="Arial" w:hAnsi="Arial" w:cs="Arial"/>
          <w:sz w:val="20"/>
          <w:szCs w:val="20"/>
          <w:lang w:eastAsia="fr-CA"/>
        </w:rPr>
      </w:pPr>
    </w:p>
    <w:p w:rsidR="00087818" w:rsidRDefault="00087818" w:rsidP="006513EB">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r>
      <w:r w:rsidR="005A7EC1">
        <w:rPr>
          <w:rFonts w:ascii="Arial" w:hAnsi="Arial" w:cs="Arial"/>
          <w:sz w:val="20"/>
          <w:szCs w:val="20"/>
          <w:lang w:eastAsia="fr-CA"/>
        </w:rPr>
        <w:t>Le rôle que je devais exercer au laboratoire</w:t>
      </w:r>
      <w:r w:rsidR="0035542E">
        <w:rPr>
          <w:rFonts w:ascii="Arial" w:hAnsi="Arial" w:cs="Arial"/>
          <w:sz w:val="20"/>
          <w:szCs w:val="20"/>
          <w:lang w:eastAsia="fr-CA"/>
        </w:rPr>
        <w:t xml:space="preserve"> sectoriel de la faculté des arts</w:t>
      </w:r>
      <w:r w:rsidR="005A7EC1">
        <w:rPr>
          <w:rFonts w:ascii="Arial" w:hAnsi="Arial" w:cs="Arial"/>
          <w:sz w:val="20"/>
          <w:szCs w:val="20"/>
          <w:lang w:eastAsia="fr-CA"/>
        </w:rPr>
        <w:t xml:space="preserve"> était de fournir mon expertise pour la configuration d’un poste. Finalement, j’ai d</w:t>
      </w:r>
      <w:r w:rsidR="005B631B">
        <w:rPr>
          <w:rFonts w:ascii="Arial" w:hAnsi="Arial" w:cs="Arial"/>
          <w:sz w:val="20"/>
          <w:szCs w:val="20"/>
          <w:lang w:eastAsia="fr-CA"/>
        </w:rPr>
        <w:t>û</w:t>
      </w:r>
      <w:r w:rsidR="005A7EC1">
        <w:rPr>
          <w:rFonts w:ascii="Arial" w:hAnsi="Arial" w:cs="Arial"/>
          <w:sz w:val="20"/>
          <w:szCs w:val="20"/>
          <w:lang w:eastAsia="fr-CA"/>
        </w:rPr>
        <w:t xml:space="preserve"> fournir plus que mon expertise</w:t>
      </w:r>
      <w:r w:rsidR="00C36D65">
        <w:rPr>
          <w:rFonts w:ascii="Arial" w:hAnsi="Arial" w:cs="Arial"/>
          <w:sz w:val="20"/>
          <w:szCs w:val="20"/>
          <w:lang w:eastAsia="fr-CA"/>
        </w:rPr>
        <w:t>,</w:t>
      </w:r>
      <w:r w:rsidR="005A7EC1">
        <w:rPr>
          <w:rFonts w:ascii="Arial" w:hAnsi="Arial" w:cs="Arial"/>
          <w:sz w:val="20"/>
          <w:szCs w:val="20"/>
          <w:lang w:eastAsia="fr-CA"/>
        </w:rPr>
        <w:t xml:space="preserve"> </w:t>
      </w:r>
      <w:r w:rsidR="005B631B">
        <w:rPr>
          <w:rFonts w:ascii="Arial" w:hAnsi="Arial" w:cs="Arial"/>
          <w:sz w:val="20"/>
          <w:szCs w:val="20"/>
          <w:lang w:eastAsia="fr-CA"/>
        </w:rPr>
        <w:t>j</w:t>
      </w:r>
      <w:r w:rsidR="005A7EC1">
        <w:rPr>
          <w:rFonts w:ascii="Arial" w:hAnsi="Arial" w:cs="Arial"/>
          <w:sz w:val="20"/>
          <w:szCs w:val="20"/>
          <w:lang w:eastAsia="fr-CA"/>
        </w:rPr>
        <w:t>’ai  d’abord</w:t>
      </w:r>
      <w:r w:rsidR="005B631B">
        <w:rPr>
          <w:rFonts w:ascii="Arial" w:hAnsi="Arial" w:cs="Arial"/>
          <w:sz w:val="20"/>
          <w:szCs w:val="20"/>
          <w:lang w:eastAsia="fr-CA"/>
        </w:rPr>
        <w:t xml:space="preserve"> eu à</w:t>
      </w:r>
      <w:r w:rsidR="005A7EC1">
        <w:rPr>
          <w:rFonts w:ascii="Arial" w:hAnsi="Arial" w:cs="Arial"/>
          <w:sz w:val="20"/>
          <w:szCs w:val="20"/>
          <w:lang w:eastAsia="fr-CA"/>
        </w:rPr>
        <w:t xml:space="preserve"> désamorcer un technicien complètement furieux envers le logiciel soi</w:t>
      </w:r>
      <w:r w:rsidR="002A0778">
        <w:rPr>
          <w:rFonts w:ascii="Arial" w:hAnsi="Arial" w:cs="Arial"/>
          <w:sz w:val="20"/>
          <w:szCs w:val="20"/>
          <w:lang w:eastAsia="fr-CA"/>
        </w:rPr>
        <w:t>-</w:t>
      </w:r>
      <w:r w:rsidR="005A7EC1">
        <w:rPr>
          <w:rFonts w:ascii="Arial" w:hAnsi="Arial" w:cs="Arial"/>
          <w:sz w:val="20"/>
          <w:szCs w:val="20"/>
          <w:lang w:eastAsia="fr-CA"/>
        </w:rPr>
        <w:t>disant mal programmé et j’ai d</w:t>
      </w:r>
      <w:r w:rsidR="002A0778">
        <w:rPr>
          <w:rFonts w:ascii="Arial" w:hAnsi="Arial" w:cs="Arial"/>
          <w:sz w:val="20"/>
          <w:szCs w:val="20"/>
          <w:lang w:eastAsia="fr-CA"/>
        </w:rPr>
        <w:t>û</w:t>
      </w:r>
      <w:r w:rsidR="005A7EC1">
        <w:rPr>
          <w:rFonts w:ascii="Arial" w:hAnsi="Arial" w:cs="Arial"/>
          <w:sz w:val="20"/>
          <w:szCs w:val="20"/>
          <w:lang w:eastAsia="fr-CA"/>
        </w:rPr>
        <w:t xml:space="preserve"> lui faire comprendre que </w:t>
      </w:r>
      <w:r w:rsidR="005B631B">
        <w:rPr>
          <w:rFonts w:ascii="Arial" w:hAnsi="Arial" w:cs="Arial"/>
          <w:sz w:val="20"/>
          <w:szCs w:val="20"/>
          <w:lang w:eastAsia="fr-CA"/>
        </w:rPr>
        <w:t>c</w:t>
      </w:r>
      <w:r w:rsidR="005A7EC1">
        <w:rPr>
          <w:rFonts w:ascii="Arial" w:hAnsi="Arial" w:cs="Arial"/>
          <w:sz w:val="20"/>
          <w:szCs w:val="20"/>
          <w:lang w:eastAsia="fr-CA"/>
        </w:rPr>
        <w:t>e logiciel était une référence dans le montage vidéo.</w:t>
      </w:r>
      <w:r w:rsidR="00967B9A">
        <w:rPr>
          <w:rFonts w:ascii="Arial" w:hAnsi="Arial" w:cs="Arial"/>
          <w:sz w:val="20"/>
          <w:szCs w:val="20"/>
          <w:lang w:eastAsia="fr-CA"/>
        </w:rPr>
        <w:t xml:space="preserve"> </w:t>
      </w:r>
      <w:r w:rsidR="0035542E">
        <w:rPr>
          <w:rFonts w:ascii="Arial" w:hAnsi="Arial" w:cs="Arial"/>
          <w:sz w:val="20"/>
          <w:szCs w:val="20"/>
          <w:lang w:eastAsia="fr-CA"/>
        </w:rPr>
        <w:t xml:space="preserve">J’ai fait face à une situation de crise </w:t>
      </w:r>
      <w:r w:rsidR="00F90853">
        <w:rPr>
          <w:rFonts w:ascii="Arial" w:hAnsi="Arial" w:cs="Arial"/>
          <w:sz w:val="20"/>
          <w:szCs w:val="20"/>
          <w:lang w:eastAsia="fr-CA"/>
        </w:rPr>
        <w:t xml:space="preserve">complexe et délicate étant donné que j’étais dans une autre unité </w:t>
      </w:r>
      <w:proofErr w:type="gramStart"/>
      <w:r w:rsidR="00F90853">
        <w:rPr>
          <w:rFonts w:ascii="Arial" w:hAnsi="Arial" w:cs="Arial"/>
          <w:sz w:val="20"/>
          <w:szCs w:val="20"/>
          <w:lang w:eastAsia="fr-CA"/>
        </w:rPr>
        <w:t>organisationnel</w:t>
      </w:r>
      <w:proofErr w:type="gramEnd"/>
      <w:r w:rsidR="00F90853">
        <w:rPr>
          <w:rFonts w:ascii="Arial" w:hAnsi="Arial" w:cs="Arial"/>
          <w:sz w:val="20"/>
          <w:szCs w:val="20"/>
          <w:lang w:eastAsia="fr-CA"/>
        </w:rPr>
        <w:t xml:space="preserve">. </w:t>
      </w:r>
      <w:r w:rsidR="00967B9A">
        <w:rPr>
          <w:rFonts w:ascii="Arial" w:hAnsi="Arial" w:cs="Arial"/>
          <w:sz w:val="20"/>
          <w:szCs w:val="20"/>
          <w:lang w:eastAsia="fr-CA"/>
        </w:rPr>
        <w:t xml:space="preserve">Dirigeant les opérations, j’ai fait plusieurs </w:t>
      </w:r>
      <w:r w:rsidR="00660717">
        <w:rPr>
          <w:rFonts w:ascii="Arial" w:hAnsi="Arial" w:cs="Arial"/>
          <w:sz w:val="20"/>
          <w:szCs w:val="20"/>
          <w:lang w:eastAsia="fr-CA"/>
        </w:rPr>
        <w:t>demandes</w:t>
      </w:r>
      <w:r w:rsidR="00F379C8">
        <w:rPr>
          <w:rFonts w:ascii="Arial" w:hAnsi="Arial" w:cs="Arial"/>
          <w:sz w:val="20"/>
          <w:szCs w:val="20"/>
          <w:lang w:eastAsia="fr-CA"/>
        </w:rPr>
        <w:t xml:space="preserve"> pour</w:t>
      </w:r>
      <w:r w:rsidR="00967B9A">
        <w:rPr>
          <w:rFonts w:ascii="Arial" w:hAnsi="Arial" w:cs="Arial"/>
          <w:sz w:val="20"/>
          <w:szCs w:val="20"/>
          <w:lang w:eastAsia="fr-CA"/>
        </w:rPr>
        <w:t xml:space="preserve"> qu’</w:t>
      </w:r>
      <w:r w:rsidR="005B631B">
        <w:rPr>
          <w:rFonts w:ascii="Arial" w:hAnsi="Arial" w:cs="Arial"/>
          <w:sz w:val="20"/>
          <w:szCs w:val="20"/>
          <w:lang w:eastAsia="fr-CA"/>
        </w:rPr>
        <w:t>on</w:t>
      </w:r>
      <w:r w:rsidR="00967B9A">
        <w:rPr>
          <w:rFonts w:ascii="Arial" w:hAnsi="Arial" w:cs="Arial"/>
          <w:sz w:val="20"/>
          <w:szCs w:val="20"/>
          <w:lang w:eastAsia="fr-CA"/>
        </w:rPr>
        <w:t xml:space="preserve"> me fournisse tous les besoins nécessaires afin que je puisse réaliser le projet.</w:t>
      </w:r>
    </w:p>
    <w:p w:rsidR="00C36D65" w:rsidRDefault="00C36D65" w:rsidP="006513EB">
      <w:pPr>
        <w:autoSpaceDE w:val="0"/>
        <w:autoSpaceDN w:val="0"/>
        <w:adjustRightInd w:val="0"/>
        <w:spacing w:after="0" w:line="240" w:lineRule="auto"/>
        <w:jc w:val="both"/>
        <w:rPr>
          <w:rFonts w:ascii="Arial" w:hAnsi="Arial" w:cs="Arial"/>
          <w:b/>
          <w:sz w:val="20"/>
          <w:szCs w:val="20"/>
          <w:lang w:eastAsia="fr-CA"/>
        </w:rPr>
      </w:pPr>
    </w:p>
    <w:p w:rsidR="00166D8D" w:rsidRDefault="00166D8D" w:rsidP="006513EB">
      <w:pPr>
        <w:autoSpaceDE w:val="0"/>
        <w:autoSpaceDN w:val="0"/>
        <w:adjustRightInd w:val="0"/>
        <w:spacing w:after="0" w:line="240" w:lineRule="auto"/>
        <w:jc w:val="both"/>
        <w:rPr>
          <w:rFonts w:ascii="Arial" w:hAnsi="Arial" w:cs="Arial"/>
          <w:b/>
          <w:sz w:val="20"/>
          <w:szCs w:val="20"/>
          <w:lang w:eastAsia="fr-CA"/>
        </w:rPr>
      </w:pPr>
    </w:p>
    <w:p w:rsidR="00166D8D" w:rsidRDefault="00166D8D" w:rsidP="006513EB">
      <w:pPr>
        <w:autoSpaceDE w:val="0"/>
        <w:autoSpaceDN w:val="0"/>
        <w:adjustRightInd w:val="0"/>
        <w:spacing w:after="0" w:line="240" w:lineRule="auto"/>
        <w:jc w:val="both"/>
        <w:rPr>
          <w:rFonts w:ascii="Arial" w:hAnsi="Arial" w:cs="Arial"/>
          <w:b/>
          <w:sz w:val="20"/>
          <w:szCs w:val="20"/>
          <w:lang w:eastAsia="fr-CA"/>
        </w:rPr>
      </w:pPr>
    </w:p>
    <w:p w:rsidR="00166D8D" w:rsidRDefault="00166D8D" w:rsidP="006513EB">
      <w:pPr>
        <w:autoSpaceDE w:val="0"/>
        <w:autoSpaceDN w:val="0"/>
        <w:adjustRightInd w:val="0"/>
        <w:spacing w:after="0" w:line="240" w:lineRule="auto"/>
        <w:jc w:val="both"/>
        <w:rPr>
          <w:rFonts w:ascii="Arial" w:hAnsi="Arial" w:cs="Arial"/>
          <w:b/>
          <w:sz w:val="20"/>
          <w:szCs w:val="20"/>
          <w:lang w:eastAsia="fr-CA"/>
        </w:rPr>
      </w:pPr>
    </w:p>
    <w:p w:rsidR="00F379C8" w:rsidRDefault="00F379C8" w:rsidP="00FA192D">
      <w:pPr>
        <w:numPr>
          <w:ilvl w:val="0"/>
          <w:numId w:val="6"/>
        </w:numPr>
        <w:autoSpaceDE w:val="0"/>
        <w:autoSpaceDN w:val="0"/>
        <w:adjustRightInd w:val="0"/>
        <w:spacing w:after="0" w:line="240" w:lineRule="auto"/>
        <w:jc w:val="both"/>
        <w:rPr>
          <w:rFonts w:ascii="Arial" w:hAnsi="Arial" w:cs="Arial"/>
          <w:b/>
          <w:sz w:val="20"/>
          <w:szCs w:val="20"/>
          <w:lang w:eastAsia="fr-CA"/>
        </w:rPr>
      </w:pPr>
      <w:r w:rsidRPr="00F379C8">
        <w:rPr>
          <w:rFonts w:ascii="Arial" w:hAnsi="Arial" w:cs="Arial"/>
          <w:b/>
          <w:sz w:val="20"/>
          <w:szCs w:val="20"/>
          <w:lang w:eastAsia="fr-CA"/>
        </w:rPr>
        <w:t>Décrivez les réalisations qui en ont résulté.</w:t>
      </w:r>
    </w:p>
    <w:p w:rsidR="00F90853" w:rsidRDefault="00F90853" w:rsidP="00F90853">
      <w:pPr>
        <w:autoSpaceDE w:val="0"/>
        <w:autoSpaceDN w:val="0"/>
        <w:adjustRightInd w:val="0"/>
        <w:spacing w:after="0" w:line="240" w:lineRule="auto"/>
        <w:jc w:val="both"/>
        <w:rPr>
          <w:rFonts w:ascii="Arial" w:hAnsi="Arial" w:cs="Arial"/>
          <w:b/>
          <w:sz w:val="20"/>
          <w:szCs w:val="20"/>
          <w:lang w:eastAsia="fr-CA"/>
        </w:rPr>
      </w:pPr>
    </w:p>
    <w:p w:rsidR="00F90853" w:rsidRPr="00BF2DBC" w:rsidRDefault="00F90853" w:rsidP="00F90853">
      <w:pPr>
        <w:autoSpaceDE w:val="0"/>
        <w:autoSpaceDN w:val="0"/>
        <w:adjustRightInd w:val="0"/>
        <w:spacing w:after="0" w:line="240" w:lineRule="auto"/>
        <w:jc w:val="both"/>
        <w:rPr>
          <w:rFonts w:ascii="Arial-Black" w:hAnsi="Arial-Black" w:cs="Arial-Black"/>
          <w:b/>
          <w:sz w:val="20"/>
          <w:szCs w:val="20"/>
          <w:lang w:eastAsia="fr-CA"/>
        </w:rPr>
      </w:pPr>
      <w:r w:rsidRPr="00BF2DBC">
        <w:rPr>
          <w:rFonts w:ascii="Arial-Black" w:hAnsi="Arial-Black" w:cs="Arial-Black"/>
          <w:b/>
          <w:sz w:val="20"/>
          <w:szCs w:val="20"/>
          <w:lang w:eastAsia="fr-CA"/>
        </w:rPr>
        <w:t xml:space="preserve">Standardisation des installations des systèmes </w:t>
      </w:r>
      <w:proofErr w:type="spellStart"/>
      <w:r w:rsidRPr="00BF2DBC">
        <w:rPr>
          <w:rFonts w:ascii="Arial-Black" w:hAnsi="Arial-Black" w:cs="Arial-Black"/>
          <w:b/>
          <w:sz w:val="20"/>
          <w:szCs w:val="20"/>
          <w:lang w:eastAsia="fr-CA"/>
        </w:rPr>
        <w:t>Avid</w:t>
      </w:r>
      <w:proofErr w:type="spellEnd"/>
    </w:p>
    <w:p w:rsidR="00F379C8" w:rsidRDefault="00F379C8" w:rsidP="006513EB">
      <w:pPr>
        <w:autoSpaceDE w:val="0"/>
        <w:autoSpaceDN w:val="0"/>
        <w:adjustRightInd w:val="0"/>
        <w:spacing w:after="0" w:line="240" w:lineRule="auto"/>
        <w:jc w:val="both"/>
        <w:rPr>
          <w:rFonts w:ascii="Arial" w:hAnsi="Arial" w:cs="Arial"/>
          <w:sz w:val="20"/>
          <w:szCs w:val="20"/>
          <w:lang w:eastAsia="fr-CA"/>
        </w:rPr>
      </w:pPr>
    </w:p>
    <w:p w:rsidR="00660717" w:rsidRDefault="00F379C8" w:rsidP="006513EB">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t>Suite aux nombreux problèmes liés à la configuration de base des stations de montage, j’ai d</w:t>
      </w:r>
      <w:r w:rsidR="00E17485">
        <w:rPr>
          <w:rFonts w:ascii="Arial" w:hAnsi="Arial" w:cs="Arial"/>
          <w:sz w:val="20"/>
          <w:szCs w:val="20"/>
          <w:lang w:eastAsia="fr-CA"/>
        </w:rPr>
        <w:t>û</w:t>
      </w:r>
      <w:r>
        <w:rPr>
          <w:rFonts w:ascii="Arial" w:hAnsi="Arial" w:cs="Arial"/>
          <w:sz w:val="20"/>
          <w:szCs w:val="20"/>
          <w:lang w:eastAsia="fr-CA"/>
        </w:rPr>
        <w:t xml:space="preserve"> faire appel au fournisseur CEV afin d’éliminer les doutes que le client avait sur l’installation existante. Finalement, les deux configurations étaient identiques et la nouvelle installation</w:t>
      </w:r>
      <w:r w:rsidR="00EA36FB">
        <w:rPr>
          <w:rFonts w:ascii="Arial" w:hAnsi="Arial" w:cs="Arial"/>
          <w:sz w:val="20"/>
          <w:szCs w:val="20"/>
          <w:lang w:eastAsia="fr-CA"/>
        </w:rPr>
        <w:t xml:space="preserve"> n’</w:t>
      </w:r>
      <w:r w:rsidR="0059233C">
        <w:rPr>
          <w:rFonts w:ascii="Arial" w:hAnsi="Arial" w:cs="Arial"/>
          <w:sz w:val="20"/>
          <w:szCs w:val="20"/>
          <w:lang w:eastAsia="fr-CA"/>
        </w:rPr>
        <w:t>apportait aucun changement</w:t>
      </w:r>
      <w:r w:rsidR="00EA36FB">
        <w:rPr>
          <w:rFonts w:ascii="Arial" w:hAnsi="Arial" w:cs="Arial"/>
          <w:sz w:val="20"/>
          <w:szCs w:val="20"/>
          <w:lang w:eastAsia="fr-CA"/>
        </w:rPr>
        <w:t>. Par contre, il était possible d’avoir l’entière confiance du client et de procéder à de nouveau</w:t>
      </w:r>
      <w:r w:rsidR="005D2D31">
        <w:rPr>
          <w:rFonts w:ascii="Arial" w:hAnsi="Arial" w:cs="Arial"/>
          <w:sz w:val="20"/>
          <w:szCs w:val="20"/>
          <w:lang w:eastAsia="fr-CA"/>
        </w:rPr>
        <w:t>x</w:t>
      </w:r>
      <w:r w:rsidR="00EA36FB">
        <w:rPr>
          <w:rFonts w:ascii="Arial" w:hAnsi="Arial" w:cs="Arial"/>
          <w:sz w:val="20"/>
          <w:szCs w:val="20"/>
          <w:lang w:eastAsia="fr-CA"/>
        </w:rPr>
        <w:t xml:space="preserve"> changement</w:t>
      </w:r>
      <w:r w:rsidR="005D2D31">
        <w:rPr>
          <w:rFonts w:ascii="Arial" w:hAnsi="Arial" w:cs="Arial"/>
          <w:sz w:val="20"/>
          <w:szCs w:val="20"/>
          <w:lang w:eastAsia="fr-CA"/>
        </w:rPr>
        <w:t>s</w:t>
      </w:r>
      <w:r w:rsidR="00EA36FB">
        <w:rPr>
          <w:rFonts w:ascii="Arial" w:hAnsi="Arial" w:cs="Arial"/>
          <w:sz w:val="20"/>
          <w:szCs w:val="20"/>
          <w:lang w:eastAsia="fr-CA"/>
        </w:rPr>
        <w:t xml:space="preserve"> sans remettre en question les configurations de base. Pour moi, l’objectif était de gagn</w:t>
      </w:r>
      <w:r w:rsidR="00E17485">
        <w:rPr>
          <w:rFonts w:ascii="Arial" w:hAnsi="Arial" w:cs="Arial"/>
          <w:sz w:val="20"/>
          <w:szCs w:val="20"/>
          <w:lang w:eastAsia="fr-CA"/>
        </w:rPr>
        <w:t>er</w:t>
      </w:r>
      <w:r w:rsidR="00EA36FB">
        <w:rPr>
          <w:rFonts w:ascii="Arial" w:hAnsi="Arial" w:cs="Arial"/>
          <w:sz w:val="20"/>
          <w:szCs w:val="20"/>
          <w:lang w:eastAsia="fr-CA"/>
        </w:rPr>
        <w:t xml:space="preserve"> du temps pour évit</w:t>
      </w:r>
      <w:r w:rsidR="00E17485">
        <w:rPr>
          <w:rFonts w:ascii="Arial" w:hAnsi="Arial" w:cs="Arial"/>
          <w:sz w:val="20"/>
          <w:szCs w:val="20"/>
          <w:lang w:eastAsia="fr-CA"/>
        </w:rPr>
        <w:t>er</w:t>
      </w:r>
      <w:r w:rsidR="00EA36FB">
        <w:rPr>
          <w:rFonts w:ascii="Arial" w:hAnsi="Arial" w:cs="Arial"/>
          <w:sz w:val="20"/>
          <w:szCs w:val="20"/>
          <w:lang w:eastAsia="fr-CA"/>
        </w:rPr>
        <w:t xml:space="preserve"> de revenir constamment en arrière. Par la suite, le fait d’</w:t>
      </w:r>
      <w:r w:rsidR="0059233C">
        <w:rPr>
          <w:rFonts w:ascii="Arial" w:hAnsi="Arial" w:cs="Arial"/>
          <w:sz w:val="20"/>
          <w:szCs w:val="20"/>
          <w:lang w:eastAsia="fr-CA"/>
        </w:rPr>
        <w:t>impliquer</w:t>
      </w:r>
      <w:r w:rsidR="00EA36FB">
        <w:rPr>
          <w:rFonts w:ascii="Arial" w:hAnsi="Arial" w:cs="Arial"/>
          <w:sz w:val="20"/>
          <w:szCs w:val="20"/>
          <w:lang w:eastAsia="fr-CA"/>
        </w:rPr>
        <w:t xml:space="preserve"> le client dans le </w:t>
      </w:r>
      <w:r w:rsidR="0059233C">
        <w:rPr>
          <w:rFonts w:ascii="Arial" w:hAnsi="Arial" w:cs="Arial"/>
          <w:sz w:val="20"/>
          <w:szCs w:val="20"/>
          <w:lang w:eastAsia="fr-CA"/>
        </w:rPr>
        <w:t>processus</w:t>
      </w:r>
      <w:r w:rsidR="00EA36FB">
        <w:rPr>
          <w:rFonts w:ascii="Arial" w:hAnsi="Arial" w:cs="Arial"/>
          <w:sz w:val="20"/>
          <w:szCs w:val="20"/>
          <w:lang w:eastAsia="fr-CA"/>
        </w:rPr>
        <w:t xml:space="preserve"> de test des </w:t>
      </w:r>
      <w:r w:rsidR="0059233C">
        <w:rPr>
          <w:rFonts w:ascii="Arial" w:hAnsi="Arial" w:cs="Arial"/>
          <w:sz w:val="20"/>
          <w:szCs w:val="20"/>
          <w:lang w:eastAsia="fr-CA"/>
        </w:rPr>
        <w:t>changements</w:t>
      </w:r>
      <w:r w:rsidR="00EA36FB">
        <w:rPr>
          <w:rFonts w:ascii="Arial" w:hAnsi="Arial" w:cs="Arial"/>
          <w:sz w:val="20"/>
          <w:szCs w:val="20"/>
          <w:lang w:eastAsia="fr-CA"/>
        </w:rPr>
        <w:t xml:space="preserve"> apporté</w:t>
      </w:r>
      <w:r w:rsidR="0059233C">
        <w:rPr>
          <w:rFonts w:ascii="Arial" w:hAnsi="Arial" w:cs="Arial"/>
          <w:sz w:val="20"/>
          <w:szCs w:val="20"/>
          <w:lang w:eastAsia="fr-CA"/>
        </w:rPr>
        <w:t>s</w:t>
      </w:r>
      <w:r w:rsidR="00EA36FB">
        <w:rPr>
          <w:rFonts w:ascii="Arial" w:hAnsi="Arial" w:cs="Arial"/>
          <w:sz w:val="20"/>
          <w:szCs w:val="20"/>
          <w:lang w:eastAsia="fr-CA"/>
        </w:rPr>
        <w:t xml:space="preserve"> </w:t>
      </w:r>
      <w:r w:rsidR="00BC5DF4">
        <w:rPr>
          <w:rFonts w:ascii="Arial" w:hAnsi="Arial" w:cs="Arial"/>
          <w:sz w:val="20"/>
          <w:szCs w:val="20"/>
          <w:lang w:eastAsia="fr-CA"/>
        </w:rPr>
        <w:t>a</w:t>
      </w:r>
      <w:r w:rsidR="0059233C">
        <w:rPr>
          <w:rFonts w:ascii="Arial" w:hAnsi="Arial" w:cs="Arial"/>
          <w:sz w:val="20"/>
          <w:szCs w:val="20"/>
          <w:lang w:eastAsia="fr-CA"/>
        </w:rPr>
        <w:t xml:space="preserve"> modifi</w:t>
      </w:r>
      <w:r w:rsidR="00BC5DF4">
        <w:rPr>
          <w:rFonts w:ascii="Arial" w:hAnsi="Arial" w:cs="Arial"/>
          <w:sz w:val="20"/>
          <w:szCs w:val="20"/>
          <w:lang w:eastAsia="fr-CA"/>
        </w:rPr>
        <w:t>é</w:t>
      </w:r>
      <w:r w:rsidR="0059233C">
        <w:rPr>
          <w:rFonts w:ascii="Arial" w:hAnsi="Arial" w:cs="Arial"/>
          <w:sz w:val="20"/>
          <w:szCs w:val="20"/>
          <w:lang w:eastAsia="fr-CA"/>
        </w:rPr>
        <w:t xml:space="preserve"> la perception des problèmes. Il était beaucoup moins pessimiste</w:t>
      </w:r>
      <w:r w:rsidR="00DF1B24">
        <w:rPr>
          <w:rFonts w:ascii="Arial" w:hAnsi="Arial" w:cs="Arial"/>
          <w:sz w:val="20"/>
          <w:szCs w:val="20"/>
          <w:lang w:eastAsia="fr-CA"/>
        </w:rPr>
        <w:t>, alors</w:t>
      </w:r>
      <w:r w:rsidR="0059233C">
        <w:rPr>
          <w:rFonts w:ascii="Arial" w:hAnsi="Arial" w:cs="Arial"/>
          <w:sz w:val="20"/>
          <w:szCs w:val="20"/>
          <w:lang w:eastAsia="fr-CA"/>
        </w:rPr>
        <w:t xml:space="preserve"> il m’était beaucoup plus facile de </w:t>
      </w:r>
      <w:r w:rsidR="00E17485">
        <w:rPr>
          <w:rFonts w:ascii="Arial" w:hAnsi="Arial" w:cs="Arial"/>
          <w:sz w:val="20"/>
          <w:szCs w:val="20"/>
          <w:lang w:eastAsia="fr-CA"/>
        </w:rPr>
        <w:t xml:space="preserve">lui </w:t>
      </w:r>
      <w:r w:rsidR="0059233C">
        <w:rPr>
          <w:rFonts w:ascii="Arial" w:hAnsi="Arial" w:cs="Arial"/>
          <w:sz w:val="20"/>
          <w:szCs w:val="20"/>
          <w:lang w:eastAsia="fr-CA"/>
        </w:rPr>
        <w:t>fai</w:t>
      </w:r>
      <w:r w:rsidR="00E17485">
        <w:rPr>
          <w:rFonts w:ascii="Arial" w:hAnsi="Arial" w:cs="Arial"/>
          <w:sz w:val="20"/>
          <w:szCs w:val="20"/>
          <w:lang w:eastAsia="fr-CA"/>
        </w:rPr>
        <w:t>re</w:t>
      </w:r>
      <w:r w:rsidR="0059233C">
        <w:rPr>
          <w:rFonts w:ascii="Arial" w:hAnsi="Arial" w:cs="Arial"/>
          <w:sz w:val="20"/>
          <w:szCs w:val="20"/>
          <w:lang w:eastAsia="fr-CA"/>
        </w:rPr>
        <w:t xml:space="preserve"> approuver mon résonnement. Il était aussi plus facile d’expliquer la nouvelle façon de travailler suite à cette collaboration. </w:t>
      </w:r>
      <w:r w:rsidR="00660717">
        <w:rPr>
          <w:rFonts w:ascii="Arial" w:hAnsi="Arial" w:cs="Arial"/>
          <w:sz w:val="20"/>
          <w:szCs w:val="20"/>
          <w:lang w:eastAsia="fr-CA"/>
        </w:rPr>
        <w:t>Bref, les stations de montage n’auraient pas été aussi bien installées et configur</w:t>
      </w:r>
      <w:r w:rsidR="00E17485">
        <w:rPr>
          <w:rFonts w:ascii="Arial" w:hAnsi="Arial" w:cs="Arial"/>
          <w:sz w:val="20"/>
          <w:szCs w:val="20"/>
          <w:lang w:eastAsia="fr-CA"/>
        </w:rPr>
        <w:t>ées</w:t>
      </w:r>
      <w:r w:rsidR="00660717">
        <w:rPr>
          <w:rFonts w:ascii="Arial" w:hAnsi="Arial" w:cs="Arial"/>
          <w:sz w:val="20"/>
          <w:szCs w:val="20"/>
          <w:lang w:eastAsia="fr-CA"/>
        </w:rPr>
        <w:t xml:space="preserve"> sans la collaboration de l’équipe de René Lemire.</w:t>
      </w:r>
    </w:p>
    <w:p w:rsidR="00F90853" w:rsidRDefault="00F90853" w:rsidP="006513EB">
      <w:pPr>
        <w:autoSpaceDE w:val="0"/>
        <w:autoSpaceDN w:val="0"/>
        <w:adjustRightInd w:val="0"/>
        <w:spacing w:after="0" w:line="240" w:lineRule="auto"/>
        <w:jc w:val="both"/>
        <w:rPr>
          <w:rFonts w:ascii="Arial" w:hAnsi="Arial" w:cs="Arial"/>
          <w:sz w:val="20"/>
          <w:szCs w:val="20"/>
          <w:lang w:eastAsia="fr-CA"/>
        </w:rPr>
      </w:pPr>
    </w:p>
    <w:p w:rsidR="00F90853" w:rsidRPr="00BB10FE" w:rsidRDefault="00F90853" w:rsidP="00F90853">
      <w:pPr>
        <w:autoSpaceDE w:val="0"/>
        <w:autoSpaceDN w:val="0"/>
        <w:adjustRightInd w:val="0"/>
        <w:spacing w:after="0" w:line="240" w:lineRule="auto"/>
        <w:jc w:val="both"/>
        <w:rPr>
          <w:rFonts w:ascii="Arial-Black" w:hAnsi="Arial-Black" w:cs="Arial-Black"/>
          <w:b/>
          <w:sz w:val="20"/>
          <w:szCs w:val="20"/>
          <w:lang w:eastAsia="fr-CA"/>
        </w:rPr>
      </w:pPr>
      <w:r w:rsidRPr="00BB10FE">
        <w:rPr>
          <w:rFonts w:ascii="Arial-Black" w:hAnsi="Arial-Black" w:cs="Arial-Black"/>
          <w:b/>
          <w:sz w:val="20"/>
          <w:szCs w:val="20"/>
          <w:lang w:eastAsia="fr-CA"/>
        </w:rPr>
        <w:t xml:space="preserve">Installation d’un système </w:t>
      </w:r>
      <w:proofErr w:type="spellStart"/>
      <w:r w:rsidRPr="00BB10FE">
        <w:rPr>
          <w:rFonts w:ascii="Arial-Black" w:hAnsi="Arial-Black" w:cs="Arial-Black"/>
          <w:b/>
          <w:sz w:val="20"/>
          <w:szCs w:val="20"/>
          <w:lang w:eastAsia="fr-CA"/>
        </w:rPr>
        <w:t>Avid</w:t>
      </w:r>
      <w:proofErr w:type="spellEnd"/>
      <w:r w:rsidRPr="00BB10FE">
        <w:rPr>
          <w:rFonts w:ascii="Arial-Black" w:hAnsi="Arial-Black" w:cs="Arial-Black"/>
          <w:b/>
          <w:sz w:val="20"/>
          <w:szCs w:val="20"/>
          <w:lang w:eastAsia="fr-CA"/>
        </w:rPr>
        <w:t xml:space="preserve"> au laboratoire sectoriel</w:t>
      </w:r>
    </w:p>
    <w:p w:rsidR="00660717" w:rsidRDefault="00660717" w:rsidP="006513EB">
      <w:pPr>
        <w:autoSpaceDE w:val="0"/>
        <w:autoSpaceDN w:val="0"/>
        <w:adjustRightInd w:val="0"/>
        <w:spacing w:after="0" w:line="240" w:lineRule="auto"/>
        <w:jc w:val="both"/>
        <w:rPr>
          <w:rFonts w:ascii="Arial" w:hAnsi="Arial" w:cs="Arial"/>
          <w:sz w:val="20"/>
          <w:szCs w:val="20"/>
          <w:lang w:eastAsia="fr-CA"/>
        </w:rPr>
      </w:pPr>
    </w:p>
    <w:p w:rsidR="00087D18" w:rsidRPr="00F379C8" w:rsidRDefault="00660717" w:rsidP="006513EB">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t xml:space="preserve">  Suite au</w:t>
      </w:r>
      <w:r w:rsidR="00246B35">
        <w:rPr>
          <w:rFonts w:ascii="Arial" w:hAnsi="Arial" w:cs="Arial"/>
          <w:sz w:val="20"/>
          <w:szCs w:val="20"/>
          <w:lang w:eastAsia="fr-CA"/>
        </w:rPr>
        <w:t>x</w:t>
      </w:r>
      <w:r>
        <w:rPr>
          <w:rFonts w:ascii="Arial" w:hAnsi="Arial" w:cs="Arial"/>
          <w:sz w:val="20"/>
          <w:szCs w:val="20"/>
          <w:lang w:eastAsia="fr-CA"/>
        </w:rPr>
        <w:t xml:space="preserve"> discussion</w:t>
      </w:r>
      <w:r w:rsidR="00246B35">
        <w:rPr>
          <w:rFonts w:ascii="Arial" w:hAnsi="Arial" w:cs="Arial"/>
          <w:sz w:val="20"/>
          <w:szCs w:val="20"/>
          <w:lang w:eastAsia="fr-CA"/>
        </w:rPr>
        <w:t>s</w:t>
      </w:r>
      <w:r>
        <w:rPr>
          <w:rFonts w:ascii="Arial" w:hAnsi="Arial" w:cs="Arial"/>
          <w:sz w:val="20"/>
          <w:szCs w:val="20"/>
          <w:lang w:eastAsia="fr-CA"/>
        </w:rPr>
        <w:t xml:space="preserve"> avec les techniciens du laboratoire du </w:t>
      </w:r>
      <w:r w:rsidR="00F90853">
        <w:rPr>
          <w:rFonts w:ascii="Arial" w:hAnsi="Arial" w:cs="Arial"/>
          <w:sz w:val="20"/>
          <w:szCs w:val="20"/>
          <w:lang w:eastAsia="fr-CA"/>
        </w:rPr>
        <w:t>laboratoire sectoriel de la faculté des arts</w:t>
      </w:r>
      <w:r w:rsidR="00246B35">
        <w:rPr>
          <w:rFonts w:ascii="Arial" w:hAnsi="Arial" w:cs="Arial"/>
          <w:sz w:val="20"/>
          <w:szCs w:val="20"/>
          <w:lang w:eastAsia="fr-CA"/>
        </w:rPr>
        <w:t xml:space="preserve">, </w:t>
      </w:r>
      <w:r w:rsidR="00C36D65">
        <w:rPr>
          <w:rFonts w:ascii="Arial" w:hAnsi="Arial" w:cs="Arial"/>
          <w:sz w:val="20"/>
          <w:szCs w:val="20"/>
          <w:lang w:eastAsia="fr-CA"/>
        </w:rPr>
        <w:t>il</w:t>
      </w:r>
      <w:r w:rsidR="00F90853">
        <w:rPr>
          <w:rFonts w:ascii="Arial" w:hAnsi="Arial" w:cs="Arial"/>
          <w:sz w:val="20"/>
          <w:szCs w:val="20"/>
          <w:lang w:eastAsia="fr-CA"/>
        </w:rPr>
        <w:t>s semblaient</w:t>
      </w:r>
      <w:r w:rsidR="00246B35">
        <w:rPr>
          <w:rFonts w:ascii="Arial" w:hAnsi="Arial" w:cs="Arial"/>
          <w:sz w:val="20"/>
          <w:szCs w:val="20"/>
          <w:lang w:eastAsia="fr-CA"/>
        </w:rPr>
        <w:t xml:space="preserve"> plus </w:t>
      </w:r>
      <w:r w:rsidR="00F90853">
        <w:rPr>
          <w:rFonts w:ascii="Arial" w:hAnsi="Arial" w:cs="Arial"/>
          <w:sz w:val="20"/>
          <w:szCs w:val="20"/>
          <w:lang w:eastAsia="fr-CA"/>
        </w:rPr>
        <w:t>calmes</w:t>
      </w:r>
      <w:r w:rsidR="00246B35">
        <w:rPr>
          <w:rFonts w:ascii="Arial" w:hAnsi="Arial" w:cs="Arial"/>
          <w:sz w:val="20"/>
          <w:szCs w:val="20"/>
          <w:lang w:eastAsia="fr-CA"/>
        </w:rPr>
        <w:t xml:space="preserve"> et plus apte</w:t>
      </w:r>
      <w:r w:rsidR="00F90853">
        <w:rPr>
          <w:rFonts w:ascii="Arial" w:hAnsi="Arial" w:cs="Arial"/>
          <w:sz w:val="20"/>
          <w:szCs w:val="20"/>
          <w:lang w:eastAsia="fr-CA"/>
        </w:rPr>
        <w:t>s</w:t>
      </w:r>
      <w:r w:rsidR="00246B35">
        <w:rPr>
          <w:rFonts w:ascii="Arial" w:hAnsi="Arial" w:cs="Arial"/>
          <w:sz w:val="20"/>
          <w:szCs w:val="20"/>
          <w:lang w:eastAsia="fr-CA"/>
        </w:rPr>
        <w:t xml:space="preserve"> à coopérer. Il</w:t>
      </w:r>
      <w:r w:rsidR="00F90853">
        <w:rPr>
          <w:rFonts w:ascii="Arial" w:hAnsi="Arial" w:cs="Arial"/>
          <w:sz w:val="20"/>
          <w:szCs w:val="20"/>
          <w:lang w:eastAsia="fr-CA"/>
        </w:rPr>
        <w:t>s ont</w:t>
      </w:r>
      <w:r w:rsidR="00246B35">
        <w:rPr>
          <w:rFonts w:ascii="Arial" w:hAnsi="Arial" w:cs="Arial"/>
          <w:sz w:val="20"/>
          <w:szCs w:val="20"/>
          <w:lang w:eastAsia="fr-CA"/>
        </w:rPr>
        <w:t xml:space="preserve"> même </w:t>
      </w:r>
      <w:r w:rsidR="00087D18">
        <w:rPr>
          <w:rFonts w:ascii="Arial" w:hAnsi="Arial" w:cs="Arial"/>
          <w:sz w:val="20"/>
          <w:szCs w:val="20"/>
          <w:lang w:eastAsia="fr-CA"/>
        </w:rPr>
        <w:t>assisté</w:t>
      </w:r>
      <w:r w:rsidR="00246B35">
        <w:rPr>
          <w:rFonts w:ascii="Arial" w:hAnsi="Arial" w:cs="Arial"/>
          <w:sz w:val="20"/>
          <w:szCs w:val="20"/>
          <w:lang w:eastAsia="fr-CA"/>
        </w:rPr>
        <w:t xml:space="preserve"> au</w:t>
      </w:r>
      <w:r w:rsidR="00087D18">
        <w:rPr>
          <w:rFonts w:ascii="Arial" w:hAnsi="Arial" w:cs="Arial"/>
          <w:sz w:val="20"/>
          <w:szCs w:val="20"/>
          <w:lang w:eastAsia="fr-CA"/>
        </w:rPr>
        <w:t>x</w:t>
      </w:r>
      <w:r w:rsidR="00246B35">
        <w:rPr>
          <w:rFonts w:ascii="Arial" w:hAnsi="Arial" w:cs="Arial"/>
          <w:sz w:val="20"/>
          <w:szCs w:val="20"/>
          <w:lang w:eastAsia="fr-CA"/>
        </w:rPr>
        <w:t xml:space="preserve"> configuration</w:t>
      </w:r>
      <w:r w:rsidR="00087D18">
        <w:rPr>
          <w:rFonts w:ascii="Arial" w:hAnsi="Arial" w:cs="Arial"/>
          <w:sz w:val="20"/>
          <w:szCs w:val="20"/>
          <w:lang w:eastAsia="fr-CA"/>
        </w:rPr>
        <w:t>s</w:t>
      </w:r>
      <w:r w:rsidR="00F90853">
        <w:rPr>
          <w:rFonts w:ascii="Arial" w:hAnsi="Arial" w:cs="Arial"/>
          <w:sz w:val="20"/>
          <w:szCs w:val="20"/>
          <w:lang w:eastAsia="fr-CA"/>
        </w:rPr>
        <w:t xml:space="preserve"> et m’ont</w:t>
      </w:r>
      <w:r w:rsidR="00246B35">
        <w:rPr>
          <w:rFonts w:ascii="Arial" w:hAnsi="Arial" w:cs="Arial"/>
          <w:sz w:val="20"/>
          <w:szCs w:val="20"/>
          <w:lang w:eastAsia="fr-CA"/>
        </w:rPr>
        <w:t xml:space="preserve"> aussi fourni un système d’</w:t>
      </w:r>
      <w:r w:rsidR="00087D18">
        <w:rPr>
          <w:rFonts w:ascii="Arial" w:hAnsi="Arial" w:cs="Arial"/>
          <w:sz w:val="20"/>
          <w:szCs w:val="20"/>
          <w:lang w:eastAsia="fr-CA"/>
        </w:rPr>
        <w:t>exploitation</w:t>
      </w:r>
      <w:r w:rsidR="00246B35">
        <w:rPr>
          <w:rFonts w:ascii="Arial" w:hAnsi="Arial" w:cs="Arial"/>
          <w:sz w:val="20"/>
          <w:szCs w:val="20"/>
          <w:lang w:eastAsia="fr-CA"/>
        </w:rPr>
        <w:t xml:space="preserve"> </w:t>
      </w:r>
      <w:r w:rsidR="00F90853">
        <w:rPr>
          <w:rFonts w:ascii="Arial" w:hAnsi="Arial" w:cs="Arial"/>
          <w:sz w:val="20"/>
          <w:szCs w:val="20"/>
          <w:lang w:eastAsia="fr-CA"/>
        </w:rPr>
        <w:t>vierge en double démarrage</w:t>
      </w:r>
      <w:r w:rsidR="00087D18">
        <w:rPr>
          <w:rFonts w:ascii="Arial" w:hAnsi="Arial" w:cs="Arial"/>
          <w:sz w:val="20"/>
          <w:szCs w:val="20"/>
          <w:lang w:eastAsia="fr-CA"/>
        </w:rPr>
        <w:t xml:space="preserve"> dissoci</w:t>
      </w:r>
      <w:r w:rsidR="00407B3C">
        <w:rPr>
          <w:rFonts w:ascii="Arial" w:hAnsi="Arial" w:cs="Arial"/>
          <w:sz w:val="20"/>
          <w:szCs w:val="20"/>
          <w:lang w:eastAsia="fr-CA"/>
        </w:rPr>
        <w:t>é</w:t>
      </w:r>
      <w:r w:rsidR="00F90853">
        <w:rPr>
          <w:rFonts w:ascii="Arial" w:hAnsi="Arial" w:cs="Arial"/>
          <w:sz w:val="20"/>
          <w:szCs w:val="20"/>
          <w:lang w:eastAsia="fr-CA"/>
        </w:rPr>
        <w:t xml:space="preserve"> de leur image</w:t>
      </w:r>
      <w:r w:rsidR="00087D18">
        <w:rPr>
          <w:rFonts w:ascii="Arial" w:hAnsi="Arial" w:cs="Arial"/>
          <w:sz w:val="20"/>
          <w:szCs w:val="20"/>
          <w:lang w:eastAsia="fr-CA"/>
        </w:rPr>
        <w:t xml:space="preserve"> générique. J’avais réussi à leur faire comprendre que c’était dans leur intérêt de supporter deux systèmes plutôt que d’en supporter un </w:t>
      </w:r>
      <w:r w:rsidR="00407B3C">
        <w:rPr>
          <w:rFonts w:ascii="Arial" w:hAnsi="Arial" w:cs="Arial"/>
          <w:sz w:val="20"/>
          <w:szCs w:val="20"/>
          <w:lang w:eastAsia="fr-CA"/>
        </w:rPr>
        <w:t xml:space="preserve">seul </w:t>
      </w:r>
      <w:r w:rsidR="00087D18">
        <w:rPr>
          <w:rFonts w:ascii="Arial" w:hAnsi="Arial" w:cs="Arial"/>
          <w:sz w:val="20"/>
          <w:szCs w:val="20"/>
          <w:lang w:eastAsia="fr-CA"/>
        </w:rPr>
        <w:t>avec une possibilité de problème</w:t>
      </w:r>
      <w:r w:rsidR="005D2D31">
        <w:rPr>
          <w:rFonts w:ascii="Arial" w:hAnsi="Arial" w:cs="Arial"/>
          <w:sz w:val="20"/>
          <w:szCs w:val="20"/>
          <w:lang w:eastAsia="fr-CA"/>
        </w:rPr>
        <w:t>s</w:t>
      </w:r>
      <w:r w:rsidR="00087D18">
        <w:rPr>
          <w:rFonts w:ascii="Arial" w:hAnsi="Arial" w:cs="Arial"/>
          <w:sz w:val="20"/>
          <w:szCs w:val="20"/>
          <w:lang w:eastAsia="fr-CA"/>
        </w:rPr>
        <w:t xml:space="preserve"> accrus et difficile</w:t>
      </w:r>
      <w:r w:rsidR="00407B3C">
        <w:rPr>
          <w:rFonts w:ascii="Arial" w:hAnsi="Arial" w:cs="Arial"/>
          <w:sz w:val="20"/>
          <w:szCs w:val="20"/>
          <w:lang w:eastAsia="fr-CA"/>
        </w:rPr>
        <w:t>s</w:t>
      </w:r>
      <w:r w:rsidR="00087D18">
        <w:rPr>
          <w:rFonts w:ascii="Arial" w:hAnsi="Arial" w:cs="Arial"/>
          <w:sz w:val="20"/>
          <w:szCs w:val="20"/>
          <w:lang w:eastAsia="fr-CA"/>
        </w:rPr>
        <w:t xml:space="preserve"> à solutionner. Une fois la pression tombée et les postes installés, les technicien</w:t>
      </w:r>
      <w:r w:rsidR="000D3333">
        <w:rPr>
          <w:rFonts w:ascii="Arial" w:hAnsi="Arial" w:cs="Arial"/>
          <w:sz w:val="20"/>
          <w:szCs w:val="20"/>
          <w:lang w:eastAsia="fr-CA"/>
        </w:rPr>
        <w:t>s</w:t>
      </w:r>
      <w:r w:rsidR="00087D18">
        <w:rPr>
          <w:rFonts w:ascii="Arial" w:hAnsi="Arial" w:cs="Arial"/>
          <w:sz w:val="20"/>
          <w:szCs w:val="20"/>
          <w:lang w:eastAsia="fr-CA"/>
        </w:rPr>
        <w:t xml:space="preserve"> semblaient confiants et moins négatif</w:t>
      </w:r>
      <w:r w:rsidR="000D3333">
        <w:rPr>
          <w:rFonts w:ascii="Arial" w:hAnsi="Arial" w:cs="Arial"/>
          <w:sz w:val="20"/>
          <w:szCs w:val="20"/>
          <w:lang w:eastAsia="fr-CA"/>
        </w:rPr>
        <w:t>s</w:t>
      </w:r>
      <w:r w:rsidR="00087D18">
        <w:rPr>
          <w:rFonts w:ascii="Arial" w:hAnsi="Arial" w:cs="Arial"/>
          <w:sz w:val="20"/>
          <w:szCs w:val="20"/>
          <w:lang w:eastAsia="fr-CA"/>
        </w:rPr>
        <w:t xml:space="preserve"> envers le logiciel de montage </w:t>
      </w:r>
      <w:proofErr w:type="spellStart"/>
      <w:r w:rsidR="00087D18">
        <w:rPr>
          <w:rFonts w:ascii="Arial" w:hAnsi="Arial" w:cs="Arial"/>
          <w:sz w:val="20"/>
          <w:szCs w:val="20"/>
          <w:lang w:eastAsia="fr-CA"/>
        </w:rPr>
        <w:t>Avid</w:t>
      </w:r>
      <w:proofErr w:type="spellEnd"/>
      <w:r w:rsidR="00087D18">
        <w:rPr>
          <w:rFonts w:ascii="Arial" w:hAnsi="Arial" w:cs="Arial"/>
          <w:sz w:val="20"/>
          <w:szCs w:val="20"/>
          <w:lang w:eastAsia="fr-CA"/>
        </w:rPr>
        <w:t xml:space="preserve">. </w:t>
      </w:r>
    </w:p>
    <w:p w:rsidR="00FE32C7" w:rsidRDefault="00FE32C7" w:rsidP="006513EB">
      <w:pPr>
        <w:autoSpaceDE w:val="0"/>
        <w:autoSpaceDN w:val="0"/>
        <w:adjustRightInd w:val="0"/>
        <w:spacing w:after="0" w:line="240" w:lineRule="auto"/>
        <w:jc w:val="both"/>
        <w:rPr>
          <w:rFonts w:ascii="Arial" w:hAnsi="Arial" w:cs="Arial"/>
          <w:sz w:val="20"/>
          <w:szCs w:val="20"/>
          <w:lang w:eastAsia="fr-CA"/>
        </w:rPr>
      </w:pPr>
    </w:p>
    <w:p w:rsidR="00FE32C7" w:rsidRPr="001772A0" w:rsidRDefault="00FE32C7" w:rsidP="006513EB">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r>
    </w:p>
    <w:p w:rsidR="00285D44" w:rsidRDefault="00285D44" w:rsidP="00E4130A">
      <w:pPr>
        <w:autoSpaceDE w:val="0"/>
        <w:autoSpaceDN w:val="0"/>
        <w:adjustRightInd w:val="0"/>
        <w:spacing w:after="0" w:line="240" w:lineRule="auto"/>
        <w:jc w:val="both"/>
        <w:rPr>
          <w:rFonts w:ascii="Arial-Black" w:hAnsi="Arial-Black" w:cs="Arial-Black"/>
          <w:lang w:eastAsia="fr-CA"/>
        </w:rPr>
      </w:pPr>
    </w:p>
    <w:p w:rsidR="00285D44" w:rsidRDefault="00285D44" w:rsidP="002F7CF8">
      <w:pPr>
        <w:autoSpaceDE w:val="0"/>
        <w:autoSpaceDN w:val="0"/>
        <w:adjustRightInd w:val="0"/>
        <w:spacing w:after="0" w:line="240" w:lineRule="auto"/>
        <w:jc w:val="center"/>
        <w:rPr>
          <w:rFonts w:ascii="Arial-Black" w:hAnsi="Arial-Black" w:cs="Arial-Black"/>
          <w:lang w:eastAsia="fr-CA"/>
        </w:rPr>
      </w:pPr>
    </w:p>
    <w:p w:rsidR="00285D44" w:rsidRDefault="00285D44" w:rsidP="002F7CF8">
      <w:pPr>
        <w:autoSpaceDE w:val="0"/>
        <w:autoSpaceDN w:val="0"/>
        <w:adjustRightInd w:val="0"/>
        <w:spacing w:after="0" w:line="240" w:lineRule="auto"/>
        <w:jc w:val="center"/>
        <w:rPr>
          <w:rFonts w:ascii="Arial-Black" w:hAnsi="Arial-Black" w:cs="Arial-Black"/>
          <w:lang w:eastAsia="fr-CA"/>
        </w:rPr>
      </w:pPr>
    </w:p>
    <w:p w:rsidR="00285D44" w:rsidRDefault="00285D44" w:rsidP="002F7CF8">
      <w:pPr>
        <w:autoSpaceDE w:val="0"/>
        <w:autoSpaceDN w:val="0"/>
        <w:adjustRightInd w:val="0"/>
        <w:spacing w:after="0" w:line="240" w:lineRule="auto"/>
        <w:jc w:val="center"/>
        <w:rPr>
          <w:rFonts w:ascii="Arial-Black" w:hAnsi="Arial-Black" w:cs="Arial-Black"/>
          <w:lang w:eastAsia="fr-CA"/>
        </w:rPr>
      </w:pPr>
    </w:p>
    <w:p w:rsidR="00285D44" w:rsidRDefault="00285D44" w:rsidP="002F7CF8">
      <w:pPr>
        <w:autoSpaceDE w:val="0"/>
        <w:autoSpaceDN w:val="0"/>
        <w:adjustRightInd w:val="0"/>
        <w:spacing w:after="0" w:line="240" w:lineRule="auto"/>
        <w:jc w:val="center"/>
        <w:rPr>
          <w:rFonts w:ascii="Arial-Black" w:hAnsi="Arial-Black" w:cs="Arial-Black"/>
          <w:lang w:eastAsia="fr-CA"/>
        </w:rPr>
      </w:pPr>
    </w:p>
    <w:p w:rsidR="00285D44" w:rsidRDefault="00285D44" w:rsidP="002F7CF8">
      <w:pPr>
        <w:autoSpaceDE w:val="0"/>
        <w:autoSpaceDN w:val="0"/>
        <w:adjustRightInd w:val="0"/>
        <w:spacing w:after="0" w:line="240" w:lineRule="auto"/>
        <w:jc w:val="center"/>
        <w:rPr>
          <w:rFonts w:ascii="Arial-Black" w:hAnsi="Arial-Black" w:cs="Arial-Black"/>
          <w:lang w:eastAsia="fr-CA"/>
        </w:rPr>
      </w:pPr>
    </w:p>
    <w:p w:rsidR="00285D44" w:rsidRDefault="00285D44" w:rsidP="002F7CF8">
      <w:pPr>
        <w:autoSpaceDE w:val="0"/>
        <w:autoSpaceDN w:val="0"/>
        <w:adjustRightInd w:val="0"/>
        <w:spacing w:after="0" w:line="240" w:lineRule="auto"/>
        <w:jc w:val="center"/>
        <w:rPr>
          <w:rFonts w:ascii="Arial-Black" w:hAnsi="Arial-Black" w:cs="Arial-Black"/>
          <w:lang w:eastAsia="fr-CA"/>
        </w:rPr>
      </w:pPr>
    </w:p>
    <w:p w:rsidR="00285D44" w:rsidRDefault="00285D44" w:rsidP="002F7CF8">
      <w:pPr>
        <w:autoSpaceDE w:val="0"/>
        <w:autoSpaceDN w:val="0"/>
        <w:adjustRightInd w:val="0"/>
        <w:spacing w:after="0" w:line="240" w:lineRule="auto"/>
        <w:jc w:val="center"/>
        <w:rPr>
          <w:rFonts w:ascii="Arial-Black" w:hAnsi="Arial-Black" w:cs="Arial-Black"/>
          <w:lang w:eastAsia="fr-CA"/>
        </w:rPr>
      </w:pPr>
    </w:p>
    <w:p w:rsidR="004376F9" w:rsidRDefault="004376F9" w:rsidP="00E4130A">
      <w:pPr>
        <w:autoSpaceDE w:val="0"/>
        <w:autoSpaceDN w:val="0"/>
        <w:adjustRightInd w:val="0"/>
        <w:spacing w:after="0" w:line="240" w:lineRule="auto"/>
        <w:rPr>
          <w:rFonts w:ascii="Arial-Black" w:hAnsi="Arial-Black" w:cs="Arial-Black"/>
          <w:lang w:eastAsia="fr-CA"/>
        </w:rPr>
      </w:pPr>
    </w:p>
    <w:p w:rsidR="004376F9" w:rsidRDefault="004376F9" w:rsidP="002F7CF8">
      <w:pPr>
        <w:autoSpaceDE w:val="0"/>
        <w:autoSpaceDN w:val="0"/>
        <w:adjustRightInd w:val="0"/>
        <w:spacing w:after="0" w:line="240" w:lineRule="auto"/>
        <w:jc w:val="center"/>
        <w:rPr>
          <w:rFonts w:ascii="Arial-Black" w:hAnsi="Arial-Black" w:cs="Arial-Black"/>
          <w:lang w:eastAsia="fr-CA"/>
        </w:rPr>
      </w:pPr>
    </w:p>
    <w:p w:rsidR="00C36D65" w:rsidRDefault="00C36D65" w:rsidP="004376F9">
      <w:pPr>
        <w:autoSpaceDE w:val="0"/>
        <w:autoSpaceDN w:val="0"/>
        <w:adjustRightInd w:val="0"/>
        <w:spacing w:after="0" w:line="240" w:lineRule="auto"/>
        <w:jc w:val="both"/>
        <w:rPr>
          <w:rFonts w:ascii="Arial-Black" w:hAnsi="Arial-Black" w:cs="Arial-Black"/>
          <w:b/>
          <w:u w:val="single"/>
          <w:lang w:eastAsia="fr-CA"/>
        </w:rPr>
      </w:pPr>
    </w:p>
    <w:p w:rsidR="00C36D65" w:rsidRDefault="00C36D65" w:rsidP="004376F9">
      <w:pPr>
        <w:autoSpaceDE w:val="0"/>
        <w:autoSpaceDN w:val="0"/>
        <w:adjustRightInd w:val="0"/>
        <w:spacing w:after="0" w:line="240" w:lineRule="auto"/>
        <w:jc w:val="both"/>
        <w:rPr>
          <w:rFonts w:ascii="Arial-Black" w:hAnsi="Arial-Black" w:cs="Arial-Black"/>
          <w:b/>
          <w:u w:val="single"/>
          <w:lang w:eastAsia="fr-CA"/>
        </w:rPr>
      </w:pPr>
    </w:p>
    <w:p w:rsidR="00C36D65" w:rsidRDefault="00C36D65" w:rsidP="004376F9">
      <w:pPr>
        <w:autoSpaceDE w:val="0"/>
        <w:autoSpaceDN w:val="0"/>
        <w:adjustRightInd w:val="0"/>
        <w:spacing w:after="0" w:line="240" w:lineRule="auto"/>
        <w:jc w:val="both"/>
        <w:rPr>
          <w:rFonts w:ascii="Arial-Black" w:hAnsi="Arial-Black" w:cs="Arial-Black"/>
          <w:b/>
          <w:u w:val="single"/>
          <w:lang w:eastAsia="fr-CA"/>
        </w:rPr>
      </w:pPr>
    </w:p>
    <w:p w:rsidR="00934BDA" w:rsidRDefault="00934BDA" w:rsidP="004376F9">
      <w:pPr>
        <w:autoSpaceDE w:val="0"/>
        <w:autoSpaceDN w:val="0"/>
        <w:adjustRightInd w:val="0"/>
        <w:spacing w:after="0" w:line="240" w:lineRule="auto"/>
        <w:jc w:val="both"/>
        <w:rPr>
          <w:rFonts w:ascii="Arial-Black" w:hAnsi="Arial-Black" w:cs="Arial-Black"/>
          <w:b/>
          <w:u w:val="single"/>
          <w:lang w:eastAsia="fr-CA"/>
        </w:rPr>
      </w:pPr>
    </w:p>
    <w:p w:rsidR="004376F9" w:rsidRDefault="00491532" w:rsidP="004376F9">
      <w:pPr>
        <w:autoSpaceDE w:val="0"/>
        <w:autoSpaceDN w:val="0"/>
        <w:adjustRightInd w:val="0"/>
        <w:spacing w:after="0" w:line="240" w:lineRule="auto"/>
        <w:jc w:val="both"/>
        <w:rPr>
          <w:rFonts w:ascii="Arial-Black" w:hAnsi="Arial-Black" w:cs="Arial-Black"/>
          <w:b/>
          <w:u w:val="single"/>
          <w:lang w:eastAsia="fr-CA"/>
        </w:rPr>
      </w:pPr>
      <w:r>
        <w:rPr>
          <w:rFonts w:ascii="Arial-Black" w:hAnsi="Arial-Black" w:cs="Arial-Black"/>
          <w:b/>
          <w:u w:val="single"/>
          <w:lang w:eastAsia="fr-CA"/>
        </w:rPr>
        <w:lastRenderedPageBreak/>
        <w:t>Activité #2</w:t>
      </w:r>
    </w:p>
    <w:p w:rsidR="004376F9" w:rsidRDefault="004376F9" w:rsidP="004376F9">
      <w:pPr>
        <w:autoSpaceDE w:val="0"/>
        <w:autoSpaceDN w:val="0"/>
        <w:adjustRightInd w:val="0"/>
        <w:spacing w:after="0" w:line="240" w:lineRule="auto"/>
        <w:jc w:val="both"/>
        <w:rPr>
          <w:rFonts w:ascii="Arial-Black" w:hAnsi="Arial-Black" w:cs="Arial-Black"/>
          <w:b/>
          <w:u w:val="single"/>
          <w:lang w:eastAsia="fr-CA"/>
        </w:rPr>
      </w:pPr>
    </w:p>
    <w:p w:rsidR="004376F9" w:rsidRDefault="004376F9" w:rsidP="00E70B3C">
      <w:pPr>
        <w:autoSpaceDE w:val="0"/>
        <w:autoSpaceDN w:val="0"/>
        <w:adjustRightInd w:val="0"/>
        <w:spacing w:after="0" w:line="240" w:lineRule="auto"/>
        <w:ind w:left="2124" w:hanging="2124"/>
        <w:jc w:val="both"/>
        <w:rPr>
          <w:rFonts w:ascii="Arial-Black" w:hAnsi="Arial-Black" w:cs="Arial-Black"/>
          <w:b/>
          <w:lang w:eastAsia="fr-CA"/>
        </w:rPr>
      </w:pPr>
      <w:r>
        <w:rPr>
          <w:rFonts w:ascii="Arial-Black" w:hAnsi="Arial-Black" w:cs="Arial-Black"/>
          <w:b/>
          <w:lang w:eastAsia="fr-CA"/>
        </w:rPr>
        <w:t>Titre de l’activité </w:t>
      </w:r>
      <w:proofErr w:type="gramStart"/>
      <w:r w:rsidR="005D2D31">
        <w:rPr>
          <w:rFonts w:ascii="Arial-Black" w:hAnsi="Arial-Black" w:cs="Arial-Black"/>
          <w:b/>
          <w:lang w:eastAsia="fr-CA"/>
        </w:rPr>
        <w:t>:  Administration</w:t>
      </w:r>
      <w:proofErr w:type="gramEnd"/>
      <w:r w:rsidR="00E70B3C">
        <w:rPr>
          <w:rFonts w:ascii="Arial-Black" w:hAnsi="Arial-Black" w:cs="Arial-Black"/>
          <w:b/>
          <w:lang w:eastAsia="fr-CA"/>
        </w:rPr>
        <w:t>, gestion et inst</w:t>
      </w:r>
      <w:r w:rsidR="005D2D31">
        <w:rPr>
          <w:rFonts w:ascii="Arial-Black" w:hAnsi="Arial-Black" w:cs="Arial-Black"/>
          <w:b/>
          <w:lang w:eastAsia="fr-CA"/>
        </w:rPr>
        <w:t xml:space="preserve">allation d’ordinateurs pour les </w:t>
      </w:r>
      <w:r w:rsidR="00E70B3C">
        <w:rPr>
          <w:rFonts w:ascii="Arial-Black" w:hAnsi="Arial-Black" w:cs="Arial-Black"/>
          <w:b/>
          <w:lang w:eastAsia="fr-CA"/>
        </w:rPr>
        <w:t>salles de cours et les poste</w:t>
      </w:r>
      <w:r w:rsidR="006C5BB4">
        <w:rPr>
          <w:rFonts w:ascii="Arial-Black" w:hAnsi="Arial-Black" w:cs="Arial-Black"/>
          <w:b/>
          <w:lang w:eastAsia="fr-CA"/>
        </w:rPr>
        <w:t>s</w:t>
      </w:r>
      <w:r w:rsidR="00CB33D1">
        <w:rPr>
          <w:rFonts w:ascii="Arial-Black" w:hAnsi="Arial-Black" w:cs="Arial-Black"/>
          <w:b/>
          <w:lang w:eastAsia="fr-CA"/>
        </w:rPr>
        <w:t xml:space="preserve"> spécialisés</w:t>
      </w:r>
      <w:r w:rsidR="00E70B3C">
        <w:rPr>
          <w:rFonts w:ascii="Arial-Black" w:hAnsi="Arial-Black" w:cs="Arial-Black"/>
          <w:b/>
          <w:lang w:eastAsia="fr-CA"/>
        </w:rPr>
        <w:t xml:space="preserve"> du service de l’audiovisuel.</w:t>
      </w:r>
    </w:p>
    <w:p w:rsidR="00E70B3C" w:rsidRDefault="00E70B3C" w:rsidP="00E70B3C">
      <w:pPr>
        <w:autoSpaceDE w:val="0"/>
        <w:autoSpaceDN w:val="0"/>
        <w:adjustRightInd w:val="0"/>
        <w:spacing w:after="0" w:line="240" w:lineRule="auto"/>
        <w:ind w:left="2124" w:hanging="2124"/>
        <w:jc w:val="both"/>
        <w:rPr>
          <w:rFonts w:ascii="Arial-Black" w:hAnsi="Arial-Black" w:cs="Arial-Black"/>
          <w:b/>
          <w:lang w:eastAsia="fr-CA"/>
        </w:rPr>
      </w:pPr>
    </w:p>
    <w:p w:rsidR="00E70B3C" w:rsidRDefault="00E70B3C" w:rsidP="00E70B3C">
      <w:pPr>
        <w:autoSpaceDE w:val="0"/>
        <w:autoSpaceDN w:val="0"/>
        <w:adjustRightInd w:val="0"/>
        <w:spacing w:after="0" w:line="240" w:lineRule="auto"/>
        <w:ind w:left="2124" w:hanging="2124"/>
        <w:jc w:val="both"/>
        <w:rPr>
          <w:rFonts w:ascii="Arial-Black" w:hAnsi="Arial-Black" w:cs="Arial-Black"/>
          <w:b/>
          <w:sz w:val="20"/>
          <w:szCs w:val="20"/>
          <w:lang w:eastAsia="fr-CA"/>
        </w:rPr>
      </w:pPr>
      <w:r w:rsidRPr="00E70B3C">
        <w:rPr>
          <w:rFonts w:ascii="Arial-Black" w:hAnsi="Arial-Black" w:cs="Arial-Black"/>
          <w:b/>
          <w:sz w:val="20"/>
          <w:szCs w:val="20"/>
          <w:lang w:eastAsia="fr-CA"/>
        </w:rPr>
        <w:t>Description :</w:t>
      </w:r>
    </w:p>
    <w:p w:rsidR="00E70B3C" w:rsidRDefault="00E70B3C" w:rsidP="00E70B3C">
      <w:pPr>
        <w:autoSpaceDE w:val="0"/>
        <w:autoSpaceDN w:val="0"/>
        <w:adjustRightInd w:val="0"/>
        <w:spacing w:after="0" w:line="240" w:lineRule="auto"/>
        <w:ind w:left="2124" w:hanging="2124"/>
        <w:jc w:val="both"/>
        <w:rPr>
          <w:rFonts w:ascii="Arial-Black" w:hAnsi="Arial-Black" w:cs="Arial-Black"/>
          <w:b/>
          <w:sz w:val="20"/>
          <w:szCs w:val="20"/>
          <w:lang w:eastAsia="fr-CA"/>
        </w:rPr>
      </w:pPr>
    </w:p>
    <w:p w:rsidR="00735740" w:rsidRDefault="00E70B3C" w:rsidP="00E70B3C">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Cette activité comporte beaucoup de responsabilité</w:t>
      </w:r>
      <w:r w:rsidR="00446888">
        <w:rPr>
          <w:rFonts w:ascii="Arial-Black" w:hAnsi="Arial-Black" w:cs="Arial-Black"/>
          <w:sz w:val="20"/>
          <w:szCs w:val="20"/>
          <w:lang w:eastAsia="fr-CA"/>
        </w:rPr>
        <w:t>s</w:t>
      </w:r>
      <w:r>
        <w:rPr>
          <w:rFonts w:ascii="Arial-Black" w:hAnsi="Arial-Black" w:cs="Arial-Black"/>
          <w:sz w:val="20"/>
          <w:szCs w:val="20"/>
          <w:lang w:eastAsia="fr-CA"/>
        </w:rPr>
        <w:t xml:space="preserve"> et </w:t>
      </w:r>
      <w:r w:rsidR="00D010B8">
        <w:rPr>
          <w:rFonts w:ascii="Arial-Black" w:hAnsi="Arial-Black" w:cs="Arial-Black"/>
          <w:sz w:val="20"/>
          <w:szCs w:val="20"/>
          <w:lang w:eastAsia="fr-CA"/>
        </w:rPr>
        <w:t xml:space="preserve">exige </w:t>
      </w:r>
      <w:r>
        <w:rPr>
          <w:rFonts w:ascii="Arial-Black" w:hAnsi="Arial-Black" w:cs="Arial-Black"/>
          <w:sz w:val="20"/>
          <w:szCs w:val="20"/>
          <w:lang w:eastAsia="fr-CA"/>
        </w:rPr>
        <w:t xml:space="preserve">de </w:t>
      </w:r>
      <w:r w:rsidR="00D010B8">
        <w:rPr>
          <w:rFonts w:ascii="Arial-Black" w:hAnsi="Arial-Black" w:cs="Arial-Black"/>
          <w:sz w:val="20"/>
          <w:szCs w:val="20"/>
          <w:lang w:eastAsia="fr-CA"/>
        </w:rPr>
        <w:t xml:space="preserve">la </w:t>
      </w:r>
      <w:r>
        <w:rPr>
          <w:rFonts w:ascii="Arial-Black" w:hAnsi="Arial-Black" w:cs="Arial-Black"/>
          <w:sz w:val="20"/>
          <w:szCs w:val="20"/>
          <w:lang w:eastAsia="fr-CA"/>
        </w:rPr>
        <w:t xml:space="preserve">rigueur. Il faut être ordonné et il faut avoir un bon esprit d’équipe. </w:t>
      </w:r>
      <w:r w:rsidR="00075CCB">
        <w:rPr>
          <w:rFonts w:ascii="Arial-Black" w:hAnsi="Arial-Black" w:cs="Arial-Black"/>
          <w:sz w:val="20"/>
          <w:szCs w:val="20"/>
          <w:lang w:eastAsia="fr-CA"/>
        </w:rPr>
        <w:t>Il faut aussi respecter la confidentialité des données personnelles et professionnelles des utilisateurs. Chacun des gestes ou des interventions doivent être réfléchi</w:t>
      </w:r>
      <w:r w:rsidR="001C4D46">
        <w:rPr>
          <w:rFonts w:ascii="Arial-Black" w:hAnsi="Arial-Black" w:cs="Arial-Black"/>
          <w:sz w:val="20"/>
          <w:szCs w:val="20"/>
          <w:lang w:eastAsia="fr-CA"/>
        </w:rPr>
        <w:t>s</w:t>
      </w:r>
      <w:r w:rsidR="00075CCB">
        <w:rPr>
          <w:rFonts w:ascii="Arial-Black" w:hAnsi="Arial-Black" w:cs="Arial-Black"/>
          <w:sz w:val="20"/>
          <w:szCs w:val="20"/>
          <w:lang w:eastAsia="fr-CA"/>
        </w:rPr>
        <w:t xml:space="preserve"> parce qu’ils peuvent avoir des conséquences sur plusieurs ordinateurs. Il faut se dot</w:t>
      </w:r>
      <w:r w:rsidR="00446888">
        <w:rPr>
          <w:rFonts w:ascii="Arial-Black" w:hAnsi="Arial-Black" w:cs="Arial-Black"/>
          <w:sz w:val="20"/>
          <w:szCs w:val="20"/>
          <w:lang w:eastAsia="fr-CA"/>
        </w:rPr>
        <w:t>er</w:t>
      </w:r>
      <w:r w:rsidR="00075CCB">
        <w:rPr>
          <w:rFonts w:ascii="Arial-Black" w:hAnsi="Arial-Black" w:cs="Arial-Black"/>
          <w:sz w:val="20"/>
          <w:szCs w:val="20"/>
          <w:lang w:eastAsia="fr-CA"/>
        </w:rPr>
        <w:t xml:space="preserve"> de bon</w:t>
      </w:r>
      <w:r w:rsidR="00446888">
        <w:rPr>
          <w:rFonts w:ascii="Arial-Black" w:hAnsi="Arial-Black" w:cs="Arial-Black"/>
          <w:sz w:val="20"/>
          <w:szCs w:val="20"/>
          <w:lang w:eastAsia="fr-CA"/>
        </w:rPr>
        <w:t>s</w:t>
      </w:r>
      <w:r w:rsidR="00075CCB">
        <w:rPr>
          <w:rFonts w:ascii="Arial-Black" w:hAnsi="Arial-Black" w:cs="Arial-Black"/>
          <w:sz w:val="20"/>
          <w:szCs w:val="20"/>
          <w:lang w:eastAsia="fr-CA"/>
        </w:rPr>
        <w:t xml:space="preserve"> mécanisme</w:t>
      </w:r>
      <w:r w:rsidR="00446888">
        <w:rPr>
          <w:rFonts w:ascii="Arial-Black" w:hAnsi="Arial-Black" w:cs="Arial-Black"/>
          <w:sz w:val="20"/>
          <w:szCs w:val="20"/>
          <w:lang w:eastAsia="fr-CA"/>
        </w:rPr>
        <w:t>s</w:t>
      </w:r>
      <w:r w:rsidR="00075CCB">
        <w:rPr>
          <w:rFonts w:ascii="Arial-Black" w:hAnsi="Arial-Black" w:cs="Arial-Black"/>
          <w:sz w:val="20"/>
          <w:szCs w:val="20"/>
          <w:lang w:eastAsia="fr-CA"/>
        </w:rPr>
        <w:t xml:space="preserve"> de dépannage afin d’être en mesure de faire </w:t>
      </w:r>
      <w:r w:rsidR="00735740">
        <w:rPr>
          <w:rFonts w:ascii="Arial-Black" w:hAnsi="Arial-Black" w:cs="Arial-Black"/>
          <w:sz w:val="20"/>
          <w:szCs w:val="20"/>
          <w:lang w:eastAsia="fr-CA"/>
        </w:rPr>
        <w:t xml:space="preserve">les interventions le plus rapidement possible. </w:t>
      </w:r>
      <w:r w:rsidR="0031497B">
        <w:rPr>
          <w:rFonts w:ascii="Arial-Black" w:hAnsi="Arial-Black" w:cs="Arial-Black"/>
          <w:sz w:val="20"/>
          <w:szCs w:val="20"/>
          <w:lang w:eastAsia="fr-CA"/>
        </w:rPr>
        <w:t>La documentation des installations est un bel exemple d’un processus de dépannage afin</w:t>
      </w:r>
      <w:r w:rsidR="00735740">
        <w:rPr>
          <w:rFonts w:ascii="Arial-Black" w:hAnsi="Arial-Black" w:cs="Arial-Black"/>
          <w:sz w:val="20"/>
          <w:szCs w:val="20"/>
          <w:lang w:eastAsia="fr-CA"/>
        </w:rPr>
        <w:t xml:space="preserve"> de bien informer les techniciens</w:t>
      </w:r>
      <w:r w:rsidR="0031497B">
        <w:rPr>
          <w:rFonts w:ascii="Arial-Black" w:hAnsi="Arial-Black" w:cs="Arial-Black"/>
          <w:sz w:val="20"/>
          <w:szCs w:val="20"/>
          <w:lang w:eastAsia="fr-CA"/>
        </w:rPr>
        <w:t xml:space="preserve"> de </w:t>
      </w:r>
      <w:proofErr w:type="gramStart"/>
      <w:r w:rsidR="0031497B">
        <w:rPr>
          <w:rFonts w:ascii="Arial-Black" w:hAnsi="Arial-Black" w:cs="Arial-Black"/>
          <w:sz w:val="20"/>
          <w:szCs w:val="20"/>
          <w:lang w:eastAsia="fr-CA"/>
        </w:rPr>
        <w:t>première</w:t>
      </w:r>
      <w:proofErr w:type="gramEnd"/>
      <w:r w:rsidR="0031497B">
        <w:rPr>
          <w:rFonts w:ascii="Arial-Black" w:hAnsi="Arial-Black" w:cs="Arial-Black"/>
          <w:sz w:val="20"/>
          <w:szCs w:val="20"/>
          <w:lang w:eastAsia="fr-CA"/>
        </w:rPr>
        <w:t xml:space="preserve"> linge</w:t>
      </w:r>
      <w:r w:rsidR="00735740">
        <w:rPr>
          <w:rFonts w:ascii="Arial-Black" w:hAnsi="Arial-Black" w:cs="Arial-Black"/>
          <w:sz w:val="20"/>
          <w:szCs w:val="20"/>
          <w:lang w:eastAsia="fr-CA"/>
        </w:rPr>
        <w:t xml:space="preserve"> suite à des changements</w:t>
      </w:r>
      <w:r w:rsidR="00237B69">
        <w:rPr>
          <w:rFonts w:ascii="Arial-Black" w:hAnsi="Arial-Black" w:cs="Arial-Black"/>
          <w:sz w:val="20"/>
          <w:szCs w:val="20"/>
          <w:lang w:eastAsia="fr-CA"/>
        </w:rPr>
        <w:t xml:space="preserve"> apportés</w:t>
      </w:r>
      <w:r w:rsidR="00735740">
        <w:rPr>
          <w:rFonts w:ascii="Arial-Black" w:hAnsi="Arial-Black" w:cs="Arial-Black"/>
          <w:sz w:val="20"/>
          <w:szCs w:val="20"/>
          <w:lang w:eastAsia="fr-CA"/>
        </w:rPr>
        <w:t>.</w:t>
      </w:r>
    </w:p>
    <w:p w:rsidR="00075CCB" w:rsidRDefault="00E57FFD" w:rsidP="00E70B3C">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Donc, p</w:t>
      </w:r>
      <w:r w:rsidR="00735740">
        <w:rPr>
          <w:rFonts w:ascii="Arial-Black" w:hAnsi="Arial-Black" w:cs="Arial-Black"/>
          <w:sz w:val="20"/>
          <w:szCs w:val="20"/>
          <w:lang w:eastAsia="fr-CA"/>
        </w:rPr>
        <w:t>lus concrètement, mon travail consiste à administrer</w:t>
      </w:r>
      <w:r w:rsidR="00237B69">
        <w:rPr>
          <w:rFonts w:ascii="Arial-Black" w:hAnsi="Arial-Black" w:cs="Arial-Black"/>
          <w:sz w:val="20"/>
          <w:szCs w:val="20"/>
          <w:lang w:eastAsia="fr-CA"/>
        </w:rPr>
        <w:t>, configurer, installer et dépanner</w:t>
      </w:r>
      <w:r w:rsidR="00735740">
        <w:rPr>
          <w:rFonts w:ascii="Arial-Black" w:hAnsi="Arial-Black" w:cs="Arial-Black"/>
          <w:sz w:val="20"/>
          <w:szCs w:val="20"/>
          <w:lang w:eastAsia="fr-CA"/>
        </w:rPr>
        <w:t xml:space="preserve"> les postes</w:t>
      </w:r>
      <w:r w:rsidR="008C1D63">
        <w:rPr>
          <w:rFonts w:ascii="Arial-Black" w:hAnsi="Arial-Black" w:cs="Arial-Black"/>
          <w:sz w:val="20"/>
          <w:szCs w:val="20"/>
          <w:lang w:eastAsia="fr-CA"/>
        </w:rPr>
        <w:t xml:space="preserve"> spécialisés</w:t>
      </w:r>
      <w:r w:rsidR="00735740">
        <w:rPr>
          <w:rFonts w:ascii="Arial-Black" w:hAnsi="Arial-Black" w:cs="Arial-Black"/>
          <w:sz w:val="20"/>
          <w:szCs w:val="20"/>
          <w:lang w:eastAsia="fr-CA"/>
        </w:rPr>
        <w:t xml:space="preserve"> faisant partie du domaine ADM.GST.UQAM.CA dans l’OU SAV. Il faut aussi gérer les informations liées à l’inventaire logiciel et matériel afin d’être en mesure de fournir une preuve d’achat. </w:t>
      </w:r>
      <w:r w:rsidR="00237B69">
        <w:rPr>
          <w:rFonts w:ascii="Arial-Black" w:hAnsi="Arial-Black" w:cs="Arial-Black"/>
          <w:sz w:val="20"/>
          <w:szCs w:val="20"/>
          <w:lang w:eastAsia="fr-CA"/>
        </w:rPr>
        <w:t>Une gestion d</w:t>
      </w:r>
      <w:r w:rsidR="00C3025E">
        <w:rPr>
          <w:rFonts w:ascii="Arial-Black" w:hAnsi="Arial-Black" w:cs="Arial-Black"/>
          <w:sz w:val="20"/>
          <w:szCs w:val="20"/>
          <w:lang w:eastAsia="fr-CA"/>
        </w:rPr>
        <w:t>es images systèmes</w:t>
      </w:r>
      <w:r w:rsidR="0031497B">
        <w:rPr>
          <w:rFonts w:ascii="Arial-Black" w:hAnsi="Arial-Black" w:cs="Arial-Black"/>
          <w:sz w:val="20"/>
          <w:szCs w:val="20"/>
          <w:lang w:eastAsia="fr-CA"/>
        </w:rPr>
        <w:t xml:space="preserve"> et de la documentation sont</w:t>
      </w:r>
      <w:r w:rsidR="00237B69">
        <w:rPr>
          <w:rFonts w:ascii="Arial-Black" w:hAnsi="Arial-Black" w:cs="Arial-Black"/>
          <w:sz w:val="20"/>
          <w:szCs w:val="20"/>
          <w:lang w:eastAsia="fr-CA"/>
        </w:rPr>
        <w:t xml:space="preserve"> aussi nécessaire pour les installations et les dépannages</w:t>
      </w:r>
      <w:r w:rsidR="00C3025E">
        <w:rPr>
          <w:rFonts w:ascii="Arial-Black" w:hAnsi="Arial-Black" w:cs="Arial-Black"/>
          <w:sz w:val="20"/>
          <w:szCs w:val="20"/>
          <w:lang w:eastAsia="fr-CA"/>
        </w:rPr>
        <w:t>.</w:t>
      </w:r>
    </w:p>
    <w:p w:rsidR="00A225BF" w:rsidRDefault="00A225BF" w:rsidP="00E70B3C">
      <w:pPr>
        <w:autoSpaceDE w:val="0"/>
        <w:autoSpaceDN w:val="0"/>
        <w:adjustRightInd w:val="0"/>
        <w:spacing w:after="0" w:line="240" w:lineRule="auto"/>
        <w:jc w:val="both"/>
        <w:rPr>
          <w:rFonts w:ascii="Arial-Black" w:hAnsi="Arial-Black" w:cs="Arial-Black"/>
          <w:sz w:val="20"/>
          <w:szCs w:val="20"/>
          <w:lang w:eastAsia="fr-CA"/>
        </w:rPr>
      </w:pPr>
    </w:p>
    <w:p w:rsidR="00A225BF" w:rsidRDefault="00A225BF" w:rsidP="00E70B3C">
      <w:pPr>
        <w:autoSpaceDE w:val="0"/>
        <w:autoSpaceDN w:val="0"/>
        <w:adjustRightInd w:val="0"/>
        <w:spacing w:after="0" w:line="240" w:lineRule="auto"/>
        <w:jc w:val="both"/>
        <w:rPr>
          <w:rFonts w:ascii="Arial-Black" w:hAnsi="Arial-Black" w:cs="Arial-Black"/>
          <w:sz w:val="20"/>
          <w:szCs w:val="20"/>
          <w:lang w:eastAsia="fr-CA"/>
        </w:rPr>
      </w:pPr>
    </w:p>
    <w:p w:rsidR="00A225BF" w:rsidRDefault="00A225BF" w:rsidP="00E70B3C">
      <w:pPr>
        <w:autoSpaceDE w:val="0"/>
        <w:autoSpaceDN w:val="0"/>
        <w:adjustRightInd w:val="0"/>
        <w:spacing w:after="0" w:line="240" w:lineRule="auto"/>
        <w:jc w:val="both"/>
        <w:rPr>
          <w:rFonts w:ascii="Arial-Black" w:hAnsi="Arial-Black" w:cs="Arial-Black"/>
          <w:sz w:val="20"/>
          <w:szCs w:val="20"/>
          <w:lang w:eastAsia="fr-CA"/>
        </w:rPr>
      </w:pPr>
    </w:p>
    <w:p w:rsidR="00A225BF" w:rsidRDefault="00A225BF" w:rsidP="00A225BF">
      <w:pPr>
        <w:autoSpaceDE w:val="0"/>
        <w:autoSpaceDN w:val="0"/>
        <w:adjustRightInd w:val="0"/>
        <w:spacing w:after="0" w:line="240" w:lineRule="auto"/>
        <w:ind w:left="705" w:hanging="705"/>
        <w:jc w:val="both"/>
        <w:rPr>
          <w:rFonts w:ascii="Arial-Black" w:hAnsi="Arial-Black" w:cs="Arial-Black"/>
          <w:b/>
          <w:sz w:val="20"/>
          <w:szCs w:val="20"/>
          <w:lang w:eastAsia="fr-CA"/>
        </w:rPr>
      </w:pPr>
      <w:r>
        <w:rPr>
          <w:rFonts w:ascii="Arial-Black" w:hAnsi="Arial-Black" w:cs="Arial-Black"/>
          <w:b/>
          <w:lang w:eastAsia="fr-CA"/>
        </w:rPr>
        <w:t>1</w:t>
      </w:r>
      <w:r w:rsidRPr="004F27F0">
        <w:rPr>
          <w:rFonts w:ascii="Arial-Black" w:hAnsi="Arial-Black" w:cs="Arial-Black"/>
          <w:b/>
          <w:vertAlign w:val="superscript"/>
          <w:lang w:eastAsia="fr-CA"/>
        </w:rPr>
        <w:t>er</w:t>
      </w:r>
      <w:r>
        <w:rPr>
          <w:rFonts w:ascii="Arial-Black" w:hAnsi="Arial-Black" w:cs="Arial-Black"/>
          <w:b/>
          <w:lang w:eastAsia="fr-CA"/>
        </w:rPr>
        <w:t xml:space="preserve"> critère : Complexité</w:t>
      </w:r>
    </w:p>
    <w:p w:rsidR="00A225BF" w:rsidRDefault="00A225BF" w:rsidP="00A225BF">
      <w:pPr>
        <w:autoSpaceDE w:val="0"/>
        <w:autoSpaceDN w:val="0"/>
        <w:adjustRightInd w:val="0"/>
        <w:spacing w:after="0" w:line="240" w:lineRule="auto"/>
        <w:ind w:left="705" w:hanging="705"/>
        <w:jc w:val="both"/>
        <w:rPr>
          <w:rFonts w:ascii="Arial-Black" w:hAnsi="Arial-Black" w:cs="Arial-Black"/>
          <w:b/>
          <w:sz w:val="20"/>
          <w:szCs w:val="20"/>
          <w:lang w:eastAsia="fr-CA"/>
        </w:rPr>
      </w:pPr>
    </w:p>
    <w:p w:rsidR="00A225BF" w:rsidRDefault="00A225BF" w:rsidP="004E1359">
      <w:pPr>
        <w:autoSpaceDE w:val="0"/>
        <w:autoSpaceDN w:val="0"/>
        <w:adjustRightInd w:val="0"/>
        <w:spacing w:after="0" w:line="240" w:lineRule="auto"/>
        <w:ind w:left="705" w:hanging="705"/>
        <w:jc w:val="both"/>
        <w:rPr>
          <w:rFonts w:ascii="Arial" w:hAnsi="Arial" w:cs="Arial"/>
          <w:b/>
          <w:sz w:val="20"/>
          <w:szCs w:val="20"/>
          <w:lang w:eastAsia="fr-CA"/>
        </w:rPr>
      </w:pPr>
      <w:r>
        <w:rPr>
          <w:rFonts w:ascii="Arial-Black" w:hAnsi="Arial-Black" w:cs="Arial-Black"/>
          <w:b/>
          <w:sz w:val="20"/>
          <w:szCs w:val="20"/>
          <w:lang w:eastAsia="fr-CA"/>
        </w:rPr>
        <w:t>I.</w:t>
      </w:r>
      <w:r>
        <w:rPr>
          <w:rFonts w:ascii="Arial-Black" w:hAnsi="Arial-Black" w:cs="Arial-Black"/>
          <w:b/>
          <w:sz w:val="20"/>
          <w:szCs w:val="20"/>
          <w:lang w:eastAsia="fr-CA"/>
        </w:rPr>
        <w:tab/>
      </w:r>
      <w:r w:rsidRPr="004F27F0">
        <w:rPr>
          <w:rFonts w:ascii="Arial" w:hAnsi="Arial" w:cs="Arial"/>
          <w:b/>
          <w:sz w:val="20"/>
          <w:szCs w:val="20"/>
          <w:lang w:eastAsia="fr-CA"/>
        </w:rPr>
        <w:t>Indiquez les travaux ou réalisations accomplis dans le cadre de cette activité qui sont susceptibles de se distinguer par rapport aux tâches normales de la personne technicienne de classe II. (Joindre liste ou explications si nécessaire).</w:t>
      </w:r>
    </w:p>
    <w:p w:rsidR="00A225BF" w:rsidRDefault="00A225BF" w:rsidP="004E1359">
      <w:pPr>
        <w:autoSpaceDE w:val="0"/>
        <w:autoSpaceDN w:val="0"/>
        <w:adjustRightInd w:val="0"/>
        <w:spacing w:after="0" w:line="240" w:lineRule="auto"/>
        <w:ind w:left="705" w:hanging="705"/>
        <w:jc w:val="both"/>
        <w:rPr>
          <w:rFonts w:ascii="Arial" w:hAnsi="Arial" w:cs="Arial"/>
          <w:b/>
          <w:sz w:val="20"/>
          <w:szCs w:val="20"/>
          <w:lang w:eastAsia="fr-CA"/>
        </w:rPr>
      </w:pPr>
    </w:p>
    <w:p w:rsidR="00A225BF" w:rsidRDefault="00A225BF" w:rsidP="004E1359">
      <w:pPr>
        <w:autoSpaceDE w:val="0"/>
        <w:autoSpaceDN w:val="0"/>
        <w:adjustRightInd w:val="0"/>
        <w:spacing w:after="0" w:line="240" w:lineRule="auto"/>
        <w:jc w:val="both"/>
        <w:rPr>
          <w:rFonts w:ascii="Arial" w:hAnsi="Arial" w:cs="Arial"/>
          <w:sz w:val="20"/>
          <w:szCs w:val="20"/>
          <w:lang w:eastAsia="fr-CA"/>
        </w:rPr>
      </w:pPr>
      <w:r>
        <w:rPr>
          <w:rFonts w:ascii="Arial" w:hAnsi="Arial" w:cs="Arial"/>
          <w:b/>
          <w:sz w:val="20"/>
          <w:szCs w:val="20"/>
          <w:lang w:eastAsia="fr-CA"/>
        </w:rPr>
        <w:tab/>
      </w:r>
      <w:r>
        <w:rPr>
          <w:rFonts w:ascii="Arial" w:hAnsi="Arial" w:cs="Arial"/>
          <w:sz w:val="20"/>
          <w:szCs w:val="20"/>
          <w:lang w:eastAsia="fr-CA"/>
        </w:rPr>
        <w:t xml:space="preserve">Après avoir été confronté à plusieurs problèmes liés </w:t>
      </w:r>
      <w:r w:rsidR="006C5BB4">
        <w:rPr>
          <w:rFonts w:ascii="Arial" w:hAnsi="Arial" w:cs="Arial"/>
          <w:sz w:val="20"/>
          <w:szCs w:val="20"/>
          <w:lang w:eastAsia="fr-CA"/>
        </w:rPr>
        <w:t xml:space="preserve">à la </w:t>
      </w:r>
      <w:r w:rsidR="004E1359">
        <w:rPr>
          <w:rFonts w:ascii="Arial" w:hAnsi="Arial" w:cs="Arial"/>
          <w:sz w:val="20"/>
          <w:szCs w:val="20"/>
          <w:lang w:eastAsia="fr-CA"/>
        </w:rPr>
        <w:t>réinstallation des postes avec image système existante, j’ai décidé de cré</w:t>
      </w:r>
      <w:r w:rsidR="00D661FF">
        <w:rPr>
          <w:rFonts w:ascii="Arial" w:hAnsi="Arial" w:cs="Arial"/>
          <w:sz w:val="20"/>
          <w:szCs w:val="20"/>
          <w:lang w:eastAsia="fr-CA"/>
        </w:rPr>
        <w:t>er</w:t>
      </w:r>
      <w:r w:rsidR="004E1359">
        <w:rPr>
          <w:rFonts w:ascii="Arial" w:hAnsi="Arial" w:cs="Arial"/>
          <w:sz w:val="20"/>
          <w:szCs w:val="20"/>
          <w:lang w:eastAsia="fr-CA"/>
        </w:rPr>
        <w:t xml:space="preserve"> un serveur d’image</w:t>
      </w:r>
      <w:r w:rsidR="006C5BB4">
        <w:rPr>
          <w:rFonts w:ascii="Arial" w:hAnsi="Arial" w:cs="Arial"/>
          <w:sz w:val="20"/>
          <w:szCs w:val="20"/>
          <w:lang w:eastAsia="fr-CA"/>
        </w:rPr>
        <w:t>s</w:t>
      </w:r>
      <w:r w:rsidR="004E1359">
        <w:rPr>
          <w:rFonts w:ascii="Arial" w:hAnsi="Arial" w:cs="Arial"/>
          <w:sz w:val="20"/>
          <w:szCs w:val="20"/>
          <w:lang w:eastAsia="fr-CA"/>
        </w:rPr>
        <w:t xml:space="preserve"> système avec une infrastructure qui propose beaucoup de changement</w:t>
      </w:r>
      <w:r w:rsidR="00D661FF">
        <w:rPr>
          <w:rFonts w:ascii="Arial" w:hAnsi="Arial" w:cs="Arial"/>
          <w:sz w:val="20"/>
          <w:szCs w:val="20"/>
          <w:lang w:eastAsia="fr-CA"/>
        </w:rPr>
        <w:t>s</w:t>
      </w:r>
      <w:r w:rsidR="004E1359">
        <w:rPr>
          <w:rFonts w:ascii="Arial" w:hAnsi="Arial" w:cs="Arial"/>
          <w:sz w:val="20"/>
          <w:szCs w:val="20"/>
          <w:lang w:eastAsia="fr-CA"/>
        </w:rPr>
        <w:t xml:space="preserve"> par rapport à la méthodologie de travail.</w:t>
      </w:r>
      <w:r w:rsidR="00223E7D">
        <w:rPr>
          <w:rFonts w:ascii="Arial" w:hAnsi="Arial" w:cs="Arial"/>
          <w:sz w:val="20"/>
          <w:szCs w:val="20"/>
          <w:lang w:eastAsia="fr-CA"/>
        </w:rPr>
        <w:t xml:space="preserve"> J’ai aussi documenté les travaux ainsi que les informations nécessaires pour son utilisation.</w:t>
      </w:r>
      <w:r w:rsidR="004E1359">
        <w:rPr>
          <w:rFonts w:ascii="Arial" w:hAnsi="Arial" w:cs="Arial"/>
          <w:sz w:val="20"/>
          <w:szCs w:val="20"/>
          <w:lang w:eastAsia="fr-CA"/>
        </w:rPr>
        <w:t xml:space="preserve"> Cette réalisation </w:t>
      </w:r>
      <w:r w:rsidR="004E7EBF">
        <w:rPr>
          <w:rFonts w:ascii="Arial" w:hAnsi="Arial" w:cs="Arial"/>
          <w:sz w:val="20"/>
          <w:szCs w:val="20"/>
          <w:lang w:eastAsia="fr-CA"/>
        </w:rPr>
        <w:t xml:space="preserve">se distingue tant au niveau de sa complexité que de son innovation. </w:t>
      </w:r>
    </w:p>
    <w:p w:rsidR="00AF1F63" w:rsidRPr="00AF1F63" w:rsidRDefault="00AF1F63" w:rsidP="004E1359">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w:t>
      </w:r>
      <w:r>
        <w:rPr>
          <w:rFonts w:ascii="Arial" w:hAnsi="Arial" w:cs="Arial"/>
          <w:b/>
          <w:sz w:val="20"/>
          <w:szCs w:val="20"/>
          <w:lang w:eastAsia="fr-CA"/>
        </w:rPr>
        <w:t>Annexe 3</w:t>
      </w:r>
      <w:r>
        <w:rPr>
          <w:rFonts w:ascii="Arial" w:hAnsi="Arial" w:cs="Arial"/>
          <w:sz w:val="20"/>
          <w:szCs w:val="20"/>
          <w:lang w:eastAsia="fr-CA"/>
        </w:rPr>
        <w:t>)</w:t>
      </w:r>
    </w:p>
    <w:p w:rsidR="004E7EBF" w:rsidRDefault="004E7EBF" w:rsidP="004E1359">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r>
    </w:p>
    <w:p w:rsidR="003C3DBE" w:rsidRDefault="004E7EBF" w:rsidP="004E1359">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r>
      <w:r w:rsidR="00990AA4">
        <w:rPr>
          <w:rFonts w:ascii="Arial" w:hAnsi="Arial" w:cs="Arial"/>
          <w:sz w:val="20"/>
          <w:szCs w:val="20"/>
          <w:lang w:eastAsia="fr-CA"/>
        </w:rPr>
        <w:t>L’administration des postes</w:t>
      </w:r>
      <w:r w:rsidR="00AF1F63">
        <w:rPr>
          <w:rFonts w:ascii="Arial" w:hAnsi="Arial" w:cs="Arial"/>
          <w:sz w:val="20"/>
          <w:szCs w:val="20"/>
          <w:lang w:eastAsia="fr-CA"/>
        </w:rPr>
        <w:t xml:space="preserve"> du service de l’audiovisuel</w:t>
      </w:r>
      <w:r w:rsidR="00990AA4">
        <w:rPr>
          <w:rFonts w:ascii="Arial" w:hAnsi="Arial" w:cs="Arial"/>
          <w:sz w:val="20"/>
          <w:szCs w:val="20"/>
          <w:lang w:eastAsia="fr-CA"/>
        </w:rPr>
        <w:t xml:space="preserve"> liés au domaine implique un grand niveau de responsabilité. Souvent, il faut organiser des réunions ou </w:t>
      </w:r>
      <w:r w:rsidR="00D661FF">
        <w:rPr>
          <w:rFonts w:ascii="Arial" w:hAnsi="Arial" w:cs="Arial"/>
          <w:sz w:val="20"/>
          <w:szCs w:val="20"/>
          <w:lang w:eastAsia="fr-CA"/>
        </w:rPr>
        <w:t>du moins</w:t>
      </w:r>
      <w:r w:rsidR="00990AA4">
        <w:rPr>
          <w:rFonts w:ascii="Arial" w:hAnsi="Arial" w:cs="Arial"/>
          <w:sz w:val="20"/>
          <w:szCs w:val="20"/>
          <w:lang w:eastAsia="fr-CA"/>
        </w:rPr>
        <w:t xml:space="preserve"> s’appeler pour discuter de nouvelles configuration</w:t>
      </w:r>
      <w:r w:rsidR="00D661FF">
        <w:rPr>
          <w:rFonts w:ascii="Arial" w:hAnsi="Arial" w:cs="Arial"/>
          <w:sz w:val="20"/>
          <w:szCs w:val="20"/>
          <w:lang w:eastAsia="fr-CA"/>
        </w:rPr>
        <w:t>s</w:t>
      </w:r>
      <w:r w:rsidR="00990AA4">
        <w:rPr>
          <w:rFonts w:ascii="Arial" w:hAnsi="Arial" w:cs="Arial"/>
          <w:sz w:val="20"/>
          <w:szCs w:val="20"/>
          <w:lang w:eastAsia="fr-CA"/>
        </w:rPr>
        <w:t xml:space="preserve"> ou changements apporté</w:t>
      </w:r>
      <w:r w:rsidR="00D661FF">
        <w:rPr>
          <w:rFonts w:ascii="Arial" w:hAnsi="Arial" w:cs="Arial"/>
          <w:sz w:val="20"/>
          <w:szCs w:val="20"/>
          <w:lang w:eastAsia="fr-CA"/>
        </w:rPr>
        <w:t>s</w:t>
      </w:r>
      <w:r w:rsidR="00990AA4">
        <w:rPr>
          <w:rFonts w:ascii="Arial" w:hAnsi="Arial" w:cs="Arial"/>
          <w:sz w:val="20"/>
          <w:szCs w:val="20"/>
          <w:lang w:eastAsia="fr-CA"/>
        </w:rPr>
        <w:t xml:space="preserve"> au parc informatique. Les techniciens concernés lors de ces échanges sont Jacques Desrochers, Alain Provost et Daniel Gendron (</w:t>
      </w:r>
      <w:r w:rsidR="00D661FF">
        <w:rPr>
          <w:rFonts w:ascii="Arial" w:hAnsi="Arial" w:cs="Arial"/>
          <w:sz w:val="20"/>
          <w:szCs w:val="20"/>
          <w:lang w:eastAsia="fr-CA"/>
        </w:rPr>
        <w:t>t</w:t>
      </w:r>
      <w:r w:rsidR="00990AA4">
        <w:rPr>
          <w:rFonts w:ascii="Arial" w:hAnsi="Arial" w:cs="Arial"/>
          <w:sz w:val="20"/>
          <w:szCs w:val="20"/>
          <w:lang w:eastAsia="fr-CA"/>
        </w:rPr>
        <w:t>ous</w:t>
      </w:r>
      <w:r w:rsidR="00AB3DC4">
        <w:rPr>
          <w:rFonts w:ascii="Arial" w:hAnsi="Arial" w:cs="Arial"/>
          <w:sz w:val="20"/>
          <w:szCs w:val="20"/>
          <w:lang w:eastAsia="fr-CA"/>
        </w:rPr>
        <w:t xml:space="preserve"> techniciens</w:t>
      </w:r>
      <w:r w:rsidR="00990AA4">
        <w:rPr>
          <w:rFonts w:ascii="Arial" w:hAnsi="Arial" w:cs="Arial"/>
          <w:sz w:val="20"/>
          <w:szCs w:val="20"/>
          <w:lang w:eastAsia="fr-CA"/>
        </w:rPr>
        <w:t xml:space="preserve"> de Classe 1). </w:t>
      </w:r>
      <w:r w:rsidR="00AB3DC4">
        <w:rPr>
          <w:rFonts w:ascii="Arial" w:hAnsi="Arial" w:cs="Arial"/>
          <w:sz w:val="20"/>
          <w:szCs w:val="20"/>
          <w:lang w:eastAsia="fr-CA"/>
        </w:rPr>
        <w:t>Lors d’un dépannage</w:t>
      </w:r>
      <w:r w:rsidR="003C3DBE">
        <w:rPr>
          <w:rFonts w:ascii="Arial" w:hAnsi="Arial" w:cs="Arial"/>
          <w:sz w:val="20"/>
          <w:szCs w:val="20"/>
          <w:lang w:eastAsia="fr-CA"/>
        </w:rPr>
        <w:t xml:space="preserve"> en salle de cours</w:t>
      </w:r>
      <w:r w:rsidR="00AB3DC4">
        <w:rPr>
          <w:rFonts w:ascii="Arial" w:hAnsi="Arial" w:cs="Arial"/>
          <w:sz w:val="20"/>
          <w:szCs w:val="20"/>
          <w:lang w:eastAsia="fr-CA"/>
        </w:rPr>
        <w:t>, le niveau de complexité rencontré</w:t>
      </w:r>
      <w:r w:rsidR="006C5BB4">
        <w:rPr>
          <w:rFonts w:ascii="Arial" w:hAnsi="Arial" w:cs="Arial"/>
          <w:sz w:val="20"/>
          <w:szCs w:val="20"/>
          <w:lang w:eastAsia="fr-CA"/>
        </w:rPr>
        <w:t xml:space="preserve"> peu</w:t>
      </w:r>
      <w:r w:rsidR="00D661FF">
        <w:rPr>
          <w:rFonts w:ascii="Arial" w:hAnsi="Arial" w:cs="Arial"/>
          <w:sz w:val="20"/>
          <w:szCs w:val="20"/>
          <w:lang w:eastAsia="fr-CA"/>
        </w:rPr>
        <w:t>t</w:t>
      </w:r>
      <w:r w:rsidR="006C5BB4">
        <w:rPr>
          <w:rFonts w:ascii="Arial" w:hAnsi="Arial" w:cs="Arial"/>
          <w:sz w:val="20"/>
          <w:szCs w:val="20"/>
          <w:lang w:eastAsia="fr-CA"/>
        </w:rPr>
        <w:t xml:space="preserve"> être très élevé</w:t>
      </w:r>
      <w:r w:rsidR="003C3DBE">
        <w:rPr>
          <w:rFonts w:ascii="Arial" w:hAnsi="Arial" w:cs="Arial"/>
          <w:sz w:val="20"/>
          <w:szCs w:val="20"/>
          <w:lang w:eastAsia="fr-CA"/>
        </w:rPr>
        <w:t xml:space="preserve"> parce que nous sommes les techniciens de dernière ligne. Il faut être en mesure de comprendre chacun des périphériques installés dans le meuble afin</w:t>
      </w:r>
      <w:r w:rsidR="006C5BB4">
        <w:rPr>
          <w:rFonts w:ascii="Arial" w:hAnsi="Arial" w:cs="Arial"/>
          <w:sz w:val="20"/>
          <w:szCs w:val="20"/>
          <w:lang w:eastAsia="fr-CA"/>
        </w:rPr>
        <w:t xml:space="preserve"> de</w:t>
      </w:r>
      <w:r w:rsidR="003C3DBE">
        <w:rPr>
          <w:rFonts w:ascii="Arial" w:hAnsi="Arial" w:cs="Arial"/>
          <w:sz w:val="20"/>
          <w:szCs w:val="20"/>
          <w:lang w:eastAsia="fr-CA"/>
        </w:rPr>
        <w:t xml:space="preserve"> </w:t>
      </w:r>
      <w:r w:rsidR="006C5BB4">
        <w:rPr>
          <w:rFonts w:ascii="Arial" w:hAnsi="Arial" w:cs="Arial"/>
          <w:sz w:val="20"/>
          <w:szCs w:val="20"/>
          <w:lang w:eastAsia="fr-CA"/>
        </w:rPr>
        <w:t>bien solutionn</w:t>
      </w:r>
      <w:r w:rsidR="00D661FF">
        <w:rPr>
          <w:rFonts w:ascii="Arial" w:hAnsi="Arial" w:cs="Arial"/>
          <w:sz w:val="20"/>
          <w:szCs w:val="20"/>
          <w:lang w:eastAsia="fr-CA"/>
        </w:rPr>
        <w:t>er</w:t>
      </w:r>
      <w:r w:rsidR="006C5BB4">
        <w:rPr>
          <w:rFonts w:ascii="Arial" w:hAnsi="Arial" w:cs="Arial"/>
          <w:sz w:val="20"/>
          <w:szCs w:val="20"/>
          <w:lang w:eastAsia="fr-CA"/>
        </w:rPr>
        <w:t xml:space="preserve"> le problème lié</w:t>
      </w:r>
      <w:r w:rsidR="003C3DBE">
        <w:rPr>
          <w:rFonts w:ascii="Arial" w:hAnsi="Arial" w:cs="Arial"/>
          <w:sz w:val="20"/>
          <w:szCs w:val="20"/>
          <w:lang w:eastAsia="fr-CA"/>
        </w:rPr>
        <w:t xml:space="preserve"> à </w:t>
      </w:r>
      <w:r w:rsidR="006C5BB4">
        <w:rPr>
          <w:rFonts w:ascii="Arial" w:hAnsi="Arial" w:cs="Arial"/>
          <w:sz w:val="20"/>
          <w:szCs w:val="20"/>
          <w:lang w:eastAsia="fr-CA"/>
        </w:rPr>
        <w:t>l’ordinateur</w:t>
      </w:r>
      <w:r w:rsidR="003C3DBE">
        <w:rPr>
          <w:rFonts w:ascii="Arial" w:hAnsi="Arial" w:cs="Arial"/>
          <w:sz w:val="20"/>
          <w:szCs w:val="20"/>
          <w:lang w:eastAsia="fr-CA"/>
        </w:rPr>
        <w:t>.</w:t>
      </w:r>
      <w:r w:rsidR="00AF1F63">
        <w:rPr>
          <w:rFonts w:ascii="Arial" w:hAnsi="Arial" w:cs="Arial"/>
          <w:sz w:val="20"/>
          <w:szCs w:val="20"/>
          <w:lang w:eastAsia="fr-CA"/>
        </w:rPr>
        <w:t xml:space="preserve"> </w:t>
      </w:r>
    </w:p>
    <w:p w:rsidR="003C3DBE" w:rsidRDefault="003C3DBE" w:rsidP="004E1359">
      <w:pPr>
        <w:autoSpaceDE w:val="0"/>
        <w:autoSpaceDN w:val="0"/>
        <w:adjustRightInd w:val="0"/>
        <w:spacing w:after="0" w:line="240" w:lineRule="auto"/>
        <w:jc w:val="both"/>
        <w:rPr>
          <w:rFonts w:ascii="Arial" w:hAnsi="Arial" w:cs="Arial"/>
          <w:sz w:val="20"/>
          <w:szCs w:val="20"/>
          <w:lang w:eastAsia="fr-CA"/>
        </w:rPr>
      </w:pPr>
    </w:p>
    <w:p w:rsidR="004E7EBF" w:rsidRPr="00A35398" w:rsidRDefault="003C3DBE" w:rsidP="004E1359">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t>Après l’</w:t>
      </w:r>
      <w:r w:rsidR="00783BB1">
        <w:rPr>
          <w:rFonts w:ascii="Arial" w:hAnsi="Arial" w:cs="Arial"/>
          <w:sz w:val="20"/>
          <w:szCs w:val="20"/>
          <w:lang w:eastAsia="fr-CA"/>
        </w:rPr>
        <w:t>acquisition</w:t>
      </w:r>
      <w:r>
        <w:rPr>
          <w:rFonts w:ascii="Arial" w:hAnsi="Arial" w:cs="Arial"/>
          <w:sz w:val="20"/>
          <w:szCs w:val="20"/>
          <w:lang w:eastAsia="fr-CA"/>
        </w:rPr>
        <w:t xml:space="preserve"> de cette activité, j’ai constaté qu’aucune documentation sur </w:t>
      </w:r>
      <w:r w:rsidR="00783BB1">
        <w:rPr>
          <w:rFonts w:ascii="Arial" w:hAnsi="Arial" w:cs="Arial"/>
          <w:sz w:val="20"/>
          <w:szCs w:val="20"/>
          <w:lang w:eastAsia="fr-CA"/>
        </w:rPr>
        <w:t>les travaux effectués n’avait été faite. J’ai donc décidé de documenter les configurations apportées au</w:t>
      </w:r>
      <w:r w:rsidR="00D661FF">
        <w:rPr>
          <w:rFonts w:ascii="Arial" w:hAnsi="Arial" w:cs="Arial"/>
          <w:sz w:val="20"/>
          <w:szCs w:val="20"/>
          <w:lang w:eastAsia="fr-CA"/>
        </w:rPr>
        <w:t>x</w:t>
      </w:r>
      <w:r w:rsidR="00783BB1">
        <w:rPr>
          <w:rFonts w:ascii="Arial" w:hAnsi="Arial" w:cs="Arial"/>
          <w:sz w:val="20"/>
          <w:szCs w:val="20"/>
          <w:lang w:eastAsia="fr-CA"/>
        </w:rPr>
        <w:t xml:space="preserve"> </w:t>
      </w:r>
      <w:r w:rsidR="00783BB1" w:rsidRPr="00E4130A">
        <w:rPr>
          <w:rFonts w:ascii="Arial" w:hAnsi="Arial" w:cs="Arial"/>
          <w:sz w:val="20"/>
          <w:szCs w:val="20"/>
          <w:lang w:eastAsia="fr-CA"/>
        </w:rPr>
        <w:t>ordinateur</w:t>
      </w:r>
      <w:r w:rsidR="00A9021B" w:rsidRPr="00E4130A">
        <w:rPr>
          <w:rFonts w:ascii="Arial" w:hAnsi="Arial" w:cs="Arial"/>
          <w:sz w:val="20"/>
          <w:szCs w:val="20"/>
          <w:lang w:eastAsia="fr-CA"/>
        </w:rPr>
        <w:t>s</w:t>
      </w:r>
      <w:r w:rsidR="00AF1F63">
        <w:rPr>
          <w:rFonts w:ascii="Arial" w:hAnsi="Arial" w:cs="Arial"/>
          <w:sz w:val="20"/>
          <w:szCs w:val="20"/>
          <w:lang w:eastAsia="fr-CA"/>
        </w:rPr>
        <w:t xml:space="preserve"> (</w:t>
      </w:r>
      <w:r w:rsidR="00AF1F63">
        <w:rPr>
          <w:rFonts w:ascii="Arial" w:hAnsi="Arial" w:cs="Arial"/>
          <w:b/>
          <w:sz w:val="20"/>
          <w:szCs w:val="20"/>
          <w:lang w:eastAsia="fr-CA"/>
        </w:rPr>
        <w:t>Annexe4</w:t>
      </w:r>
      <w:r w:rsidR="00AF1F63">
        <w:rPr>
          <w:rFonts w:ascii="Arial" w:hAnsi="Arial" w:cs="Arial"/>
          <w:sz w:val="20"/>
          <w:szCs w:val="20"/>
          <w:lang w:eastAsia="fr-CA"/>
        </w:rPr>
        <w:t>)</w:t>
      </w:r>
      <w:r w:rsidR="00783BB1" w:rsidRPr="00E4130A">
        <w:rPr>
          <w:rFonts w:ascii="Arial" w:hAnsi="Arial" w:cs="Arial"/>
          <w:sz w:val="20"/>
          <w:szCs w:val="20"/>
          <w:lang w:eastAsia="fr-CA"/>
        </w:rPr>
        <w:t xml:space="preserve"> </w:t>
      </w:r>
      <w:r w:rsidR="0081602E" w:rsidRPr="00E4130A">
        <w:rPr>
          <w:rFonts w:ascii="Arial" w:hAnsi="Arial" w:cs="Arial"/>
          <w:sz w:val="20"/>
          <w:szCs w:val="20"/>
          <w:lang w:eastAsia="fr-CA"/>
        </w:rPr>
        <w:t>et j’ai aussi créé</w:t>
      </w:r>
      <w:r w:rsidR="0081602E">
        <w:rPr>
          <w:rFonts w:ascii="Arial" w:hAnsi="Arial" w:cs="Arial"/>
          <w:color w:val="FFC000"/>
          <w:sz w:val="20"/>
          <w:szCs w:val="20"/>
          <w:lang w:eastAsia="fr-CA"/>
        </w:rPr>
        <w:t xml:space="preserve"> </w:t>
      </w:r>
      <w:r w:rsidR="00783BB1">
        <w:rPr>
          <w:rFonts w:ascii="Arial" w:hAnsi="Arial" w:cs="Arial"/>
          <w:sz w:val="20"/>
          <w:szCs w:val="20"/>
          <w:lang w:eastAsia="fr-CA"/>
        </w:rPr>
        <w:t>un guide d’utilisation pour la base de donn</w:t>
      </w:r>
      <w:r w:rsidR="00783BB1" w:rsidRPr="00E4130A">
        <w:rPr>
          <w:rFonts w:ascii="Arial" w:hAnsi="Arial" w:cs="Arial"/>
          <w:sz w:val="20"/>
          <w:szCs w:val="20"/>
          <w:lang w:eastAsia="fr-CA"/>
        </w:rPr>
        <w:t>é</w:t>
      </w:r>
      <w:r w:rsidR="0081602E" w:rsidRPr="00E4130A">
        <w:rPr>
          <w:rFonts w:ascii="Arial" w:hAnsi="Arial" w:cs="Arial"/>
          <w:sz w:val="20"/>
          <w:szCs w:val="20"/>
          <w:lang w:eastAsia="fr-CA"/>
        </w:rPr>
        <w:t>es</w:t>
      </w:r>
      <w:r w:rsidR="00783BB1">
        <w:rPr>
          <w:rFonts w:ascii="Arial" w:hAnsi="Arial" w:cs="Arial"/>
          <w:sz w:val="20"/>
          <w:szCs w:val="20"/>
          <w:lang w:eastAsia="fr-CA"/>
        </w:rPr>
        <w:t xml:space="preserve"> </w:t>
      </w:r>
      <w:proofErr w:type="spellStart"/>
      <w:r w:rsidR="00783BB1">
        <w:rPr>
          <w:rFonts w:ascii="Arial" w:hAnsi="Arial" w:cs="Arial"/>
          <w:sz w:val="20"/>
          <w:szCs w:val="20"/>
          <w:lang w:eastAsia="fr-CA"/>
        </w:rPr>
        <w:t>MatLog</w:t>
      </w:r>
      <w:proofErr w:type="spellEnd"/>
      <w:r w:rsidR="00AF1F63">
        <w:rPr>
          <w:rFonts w:ascii="Arial" w:hAnsi="Arial" w:cs="Arial"/>
          <w:sz w:val="20"/>
          <w:szCs w:val="20"/>
          <w:lang w:eastAsia="fr-CA"/>
        </w:rPr>
        <w:t xml:space="preserve"> (</w:t>
      </w:r>
      <w:r w:rsidR="00AF1F63">
        <w:rPr>
          <w:rFonts w:ascii="Arial" w:hAnsi="Arial" w:cs="Arial"/>
          <w:b/>
          <w:sz w:val="20"/>
          <w:szCs w:val="20"/>
          <w:lang w:eastAsia="fr-CA"/>
        </w:rPr>
        <w:t>Annexe 5</w:t>
      </w:r>
      <w:r w:rsidR="00AF1F63">
        <w:rPr>
          <w:rFonts w:ascii="Arial" w:hAnsi="Arial" w:cs="Arial"/>
          <w:sz w:val="20"/>
          <w:szCs w:val="20"/>
          <w:lang w:eastAsia="fr-CA"/>
        </w:rPr>
        <w:t>)</w:t>
      </w:r>
      <w:r w:rsidR="00783BB1">
        <w:rPr>
          <w:rFonts w:ascii="Arial" w:hAnsi="Arial" w:cs="Arial"/>
          <w:sz w:val="20"/>
          <w:szCs w:val="20"/>
          <w:lang w:eastAsia="fr-CA"/>
        </w:rPr>
        <w:t>.</w:t>
      </w:r>
      <w:r w:rsidR="00AF1F63">
        <w:rPr>
          <w:rFonts w:ascii="Arial" w:hAnsi="Arial" w:cs="Arial"/>
          <w:sz w:val="20"/>
          <w:szCs w:val="20"/>
          <w:lang w:eastAsia="fr-CA"/>
        </w:rPr>
        <w:t xml:space="preserve"> </w:t>
      </w:r>
      <w:r w:rsidR="00783BB1">
        <w:rPr>
          <w:rFonts w:ascii="Arial" w:hAnsi="Arial" w:cs="Arial"/>
          <w:sz w:val="20"/>
          <w:szCs w:val="20"/>
          <w:lang w:eastAsia="fr-CA"/>
        </w:rPr>
        <w:t xml:space="preserve"> Pour l’installation de départ des ordinateurs, j’</w:t>
      </w:r>
      <w:r w:rsidR="00106EDD">
        <w:rPr>
          <w:rFonts w:ascii="Arial" w:hAnsi="Arial" w:cs="Arial"/>
          <w:sz w:val="20"/>
          <w:szCs w:val="20"/>
          <w:lang w:eastAsia="fr-CA"/>
        </w:rPr>
        <w:t>ai créé un formulaire comprenant les informations nécessaires pour installer et inventorier.</w:t>
      </w:r>
      <w:r w:rsidR="00223E7D">
        <w:rPr>
          <w:rFonts w:ascii="Arial" w:hAnsi="Arial" w:cs="Arial"/>
          <w:sz w:val="20"/>
          <w:szCs w:val="20"/>
          <w:lang w:eastAsia="fr-CA"/>
        </w:rPr>
        <w:t xml:space="preserve"> </w:t>
      </w:r>
      <w:r w:rsidR="00A35398">
        <w:rPr>
          <w:rFonts w:ascii="Arial" w:hAnsi="Arial" w:cs="Arial"/>
          <w:sz w:val="20"/>
          <w:szCs w:val="20"/>
          <w:lang w:eastAsia="fr-CA"/>
        </w:rPr>
        <w:t>(</w:t>
      </w:r>
      <w:r w:rsidR="00A35398">
        <w:rPr>
          <w:rFonts w:ascii="Arial" w:hAnsi="Arial" w:cs="Arial"/>
          <w:b/>
          <w:sz w:val="20"/>
          <w:szCs w:val="20"/>
          <w:lang w:eastAsia="fr-CA"/>
        </w:rPr>
        <w:t>Annexe6</w:t>
      </w:r>
      <w:r w:rsidR="00A35398">
        <w:rPr>
          <w:rFonts w:ascii="Arial" w:hAnsi="Arial" w:cs="Arial"/>
          <w:sz w:val="20"/>
          <w:szCs w:val="20"/>
          <w:lang w:eastAsia="fr-CA"/>
        </w:rPr>
        <w:t>)</w:t>
      </w:r>
    </w:p>
    <w:p w:rsidR="00223E7D" w:rsidRDefault="00223E7D" w:rsidP="004E1359">
      <w:pPr>
        <w:autoSpaceDE w:val="0"/>
        <w:autoSpaceDN w:val="0"/>
        <w:adjustRightInd w:val="0"/>
        <w:spacing w:after="0" w:line="240" w:lineRule="auto"/>
        <w:jc w:val="both"/>
        <w:rPr>
          <w:rFonts w:ascii="Arial" w:hAnsi="Arial" w:cs="Arial"/>
          <w:sz w:val="20"/>
          <w:szCs w:val="20"/>
          <w:lang w:eastAsia="fr-CA"/>
        </w:rPr>
      </w:pPr>
    </w:p>
    <w:p w:rsidR="00C82E47" w:rsidRDefault="00C82E47" w:rsidP="00223E7D">
      <w:pPr>
        <w:autoSpaceDE w:val="0"/>
        <w:autoSpaceDN w:val="0"/>
        <w:adjustRightInd w:val="0"/>
        <w:spacing w:after="0" w:line="240" w:lineRule="auto"/>
        <w:ind w:left="705" w:hanging="705"/>
        <w:jc w:val="both"/>
        <w:rPr>
          <w:rFonts w:ascii="Arial" w:hAnsi="Arial" w:cs="Arial"/>
          <w:b/>
          <w:sz w:val="20"/>
          <w:szCs w:val="20"/>
          <w:lang w:eastAsia="fr-CA"/>
        </w:rPr>
      </w:pPr>
    </w:p>
    <w:p w:rsidR="00C82E47" w:rsidRDefault="00C82E47" w:rsidP="00223E7D">
      <w:pPr>
        <w:autoSpaceDE w:val="0"/>
        <w:autoSpaceDN w:val="0"/>
        <w:adjustRightInd w:val="0"/>
        <w:spacing w:after="0" w:line="240" w:lineRule="auto"/>
        <w:ind w:left="705" w:hanging="705"/>
        <w:jc w:val="both"/>
        <w:rPr>
          <w:rFonts w:ascii="Arial" w:hAnsi="Arial" w:cs="Arial"/>
          <w:b/>
          <w:sz w:val="20"/>
          <w:szCs w:val="20"/>
          <w:lang w:eastAsia="fr-CA"/>
        </w:rPr>
      </w:pPr>
    </w:p>
    <w:p w:rsidR="00E4130A" w:rsidRDefault="00E4130A" w:rsidP="00223E7D">
      <w:pPr>
        <w:autoSpaceDE w:val="0"/>
        <w:autoSpaceDN w:val="0"/>
        <w:adjustRightInd w:val="0"/>
        <w:spacing w:after="0" w:line="240" w:lineRule="auto"/>
        <w:ind w:left="705" w:hanging="705"/>
        <w:jc w:val="both"/>
        <w:rPr>
          <w:rFonts w:ascii="Arial" w:hAnsi="Arial" w:cs="Arial"/>
          <w:b/>
          <w:sz w:val="20"/>
          <w:szCs w:val="20"/>
          <w:lang w:eastAsia="fr-CA"/>
        </w:rPr>
      </w:pPr>
    </w:p>
    <w:p w:rsidR="00223E7D" w:rsidRDefault="00223E7D" w:rsidP="00223E7D">
      <w:pPr>
        <w:autoSpaceDE w:val="0"/>
        <w:autoSpaceDN w:val="0"/>
        <w:adjustRightInd w:val="0"/>
        <w:spacing w:after="0" w:line="240" w:lineRule="auto"/>
        <w:ind w:left="705" w:hanging="705"/>
        <w:jc w:val="both"/>
        <w:rPr>
          <w:rFonts w:ascii="Arial" w:hAnsi="Arial" w:cs="Arial"/>
          <w:b/>
          <w:sz w:val="20"/>
          <w:szCs w:val="20"/>
          <w:lang w:eastAsia="fr-CA"/>
        </w:rPr>
      </w:pPr>
      <w:r>
        <w:rPr>
          <w:rFonts w:ascii="Arial" w:hAnsi="Arial" w:cs="Arial"/>
          <w:b/>
          <w:sz w:val="20"/>
          <w:szCs w:val="20"/>
          <w:lang w:eastAsia="fr-CA"/>
        </w:rPr>
        <w:lastRenderedPageBreak/>
        <w:t>II.</w:t>
      </w:r>
      <w:r>
        <w:rPr>
          <w:rFonts w:ascii="Arial" w:hAnsi="Arial" w:cs="Arial"/>
          <w:b/>
          <w:sz w:val="20"/>
          <w:szCs w:val="20"/>
          <w:lang w:eastAsia="fr-CA"/>
        </w:rPr>
        <w:tab/>
      </w:r>
      <w:r w:rsidRPr="00223E7D">
        <w:rPr>
          <w:rFonts w:ascii="Arial" w:hAnsi="Arial" w:cs="Arial"/>
          <w:b/>
          <w:sz w:val="20"/>
          <w:szCs w:val="20"/>
          <w:lang w:eastAsia="fr-CA"/>
        </w:rPr>
        <w:t>S’il y a lieu, précisez les connaissances de type académique ou la formation requises pour les accomplir.</w:t>
      </w:r>
    </w:p>
    <w:p w:rsidR="00223E7D" w:rsidRDefault="00223E7D" w:rsidP="00223E7D">
      <w:pPr>
        <w:autoSpaceDE w:val="0"/>
        <w:autoSpaceDN w:val="0"/>
        <w:adjustRightInd w:val="0"/>
        <w:spacing w:after="0" w:line="240" w:lineRule="auto"/>
        <w:ind w:left="705" w:hanging="705"/>
        <w:jc w:val="both"/>
        <w:rPr>
          <w:rFonts w:ascii="Arial" w:hAnsi="Arial" w:cs="Arial"/>
          <w:b/>
          <w:sz w:val="20"/>
          <w:szCs w:val="20"/>
          <w:lang w:eastAsia="fr-CA"/>
        </w:rPr>
      </w:pPr>
    </w:p>
    <w:p w:rsidR="00223E7D" w:rsidRDefault="00223E7D" w:rsidP="00F577FA">
      <w:pPr>
        <w:autoSpaceDE w:val="0"/>
        <w:autoSpaceDN w:val="0"/>
        <w:adjustRightInd w:val="0"/>
        <w:spacing w:after="0" w:line="240" w:lineRule="auto"/>
        <w:jc w:val="both"/>
        <w:rPr>
          <w:rFonts w:ascii="Arial" w:hAnsi="Arial" w:cs="Arial"/>
          <w:sz w:val="20"/>
          <w:szCs w:val="20"/>
          <w:lang w:eastAsia="fr-CA"/>
        </w:rPr>
      </w:pPr>
      <w:r>
        <w:rPr>
          <w:rFonts w:ascii="Arial" w:hAnsi="Arial" w:cs="Arial"/>
          <w:b/>
          <w:sz w:val="20"/>
          <w:szCs w:val="20"/>
          <w:lang w:eastAsia="fr-CA"/>
        </w:rPr>
        <w:tab/>
      </w:r>
      <w:r w:rsidR="00A9021B">
        <w:rPr>
          <w:rFonts w:ascii="Arial" w:hAnsi="Arial" w:cs="Arial"/>
          <w:sz w:val="20"/>
          <w:szCs w:val="20"/>
          <w:lang w:eastAsia="fr-CA"/>
        </w:rPr>
        <w:t>Même si u</w:t>
      </w:r>
      <w:r w:rsidRPr="00A9021B">
        <w:rPr>
          <w:rFonts w:ascii="Arial" w:hAnsi="Arial" w:cs="Arial"/>
          <w:sz w:val="20"/>
          <w:szCs w:val="20"/>
          <w:lang w:eastAsia="fr-CA"/>
        </w:rPr>
        <w:t>ne</w:t>
      </w:r>
      <w:r>
        <w:rPr>
          <w:rFonts w:ascii="Arial" w:hAnsi="Arial" w:cs="Arial"/>
          <w:sz w:val="20"/>
          <w:szCs w:val="20"/>
          <w:lang w:eastAsia="fr-CA"/>
        </w:rPr>
        <w:t xml:space="preserve"> formation de base sur </w:t>
      </w:r>
      <w:r w:rsidR="00A4363D">
        <w:rPr>
          <w:rFonts w:ascii="Arial" w:hAnsi="Arial" w:cs="Arial"/>
          <w:sz w:val="20"/>
          <w:szCs w:val="20"/>
          <w:lang w:eastAsia="fr-CA"/>
        </w:rPr>
        <w:t>Windows</w:t>
      </w:r>
      <w:r w:rsidR="00A35398">
        <w:rPr>
          <w:rFonts w:ascii="Arial" w:hAnsi="Arial" w:cs="Arial"/>
          <w:sz w:val="20"/>
          <w:szCs w:val="20"/>
          <w:lang w:eastAsia="fr-CA"/>
        </w:rPr>
        <w:t xml:space="preserve"> 7</w:t>
      </w:r>
      <w:r>
        <w:rPr>
          <w:rFonts w:ascii="Arial" w:hAnsi="Arial" w:cs="Arial"/>
          <w:sz w:val="20"/>
          <w:szCs w:val="20"/>
          <w:lang w:eastAsia="fr-CA"/>
        </w:rPr>
        <w:t xml:space="preserve"> plus une autre sur </w:t>
      </w:r>
      <w:r w:rsidR="00A35398">
        <w:rPr>
          <w:rFonts w:ascii="Arial" w:hAnsi="Arial" w:cs="Arial"/>
          <w:sz w:val="20"/>
          <w:szCs w:val="20"/>
          <w:lang w:eastAsia="fr-CA"/>
        </w:rPr>
        <w:t>l’administration de Windows 7 en entreprise</w:t>
      </w:r>
      <w:r>
        <w:rPr>
          <w:rFonts w:ascii="Arial" w:hAnsi="Arial" w:cs="Arial"/>
          <w:sz w:val="20"/>
          <w:szCs w:val="20"/>
          <w:lang w:eastAsia="fr-CA"/>
        </w:rPr>
        <w:t xml:space="preserve"> </w:t>
      </w:r>
      <w:r w:rsidR="00A4363D">
        <w:rPr>
          <w:rFonts w:ascii="Arial" w:hAnsi="Arial" w:cs="Arial"/>
          <w:sz w:val="20"/>
          <w:szCs w:val="20"/>
          <w:lang w:eastAsia="fr-CA"/>
        </w:rPr>
        <w:t>m’ont</w:t>
      </w:r>
      <w:r>
        <w:rPr>
          <w:rFonts w:ascii="Arial" w:hAnsi="Arial" w:cs="Arial"/>
          <w:sz w:val="20"/>
          <w:szCs w:val="20"/>
          <w:lang w:eastAsia="fr-CA"/>
        </w:rPr>
        <w:t xml:space="preserve"> </w:t>
      </w:r>
      <w:r w:rsidR="00A9021B">
        <w:rPr>
          <w:rFonts w:ascii="Arial" w:hAnsi="Arial" w:cs="Arial"/>
          <w:sz w:val="20"/>
          <w:szCs w:val="20"/>
          <w:lang w:eastAsia="fr-CA"/>
        </w:rPr>
        <w:t xml:space="preserve">beaucoup </w:t>
      </w:r>
      <w:r>
        <w:rPr>
          <w:rFonts w:ascii="Arial" w:hAnsi="Arial" w:cs="Arial"/>
          <w:sz w:val="20"/>
          <w:szCs w:val="20"/>
          <w:lang w:eastAsia="fr-CA"/>
        </w:rPr>
        <w:t>apporté pour la réalisation de cette activité</w:t>
      </w:r>
      <w:r w:rsidR="00A9021B">
        <w:rPr>
          <w:rFonts w:ascii="Arial" w:hAnsi="Arial" w:cs="Arial"/>
          <w:sz w:val="20"/>
          <w:szCs w:val="20"/>
          <w:lang w:eastAsia="fr-CA"/>
        </w:rPr>
        <w:t>,</w:t>
      </w:r>
      <w:r>
        <w:rPr>
          <w:rFonts w:ascii="Arial" w:hAnsi="Arial" w:cs="Arial"/>
          <w:sz w:val="20"/>
          <w:szCs w:val="20"/>
          <w:lang w:eastAsia="fr-CA"/>
        </w:rPr>
        <w:t xml:space="preserve"> </w:t>
      </w:r>
      <w:r w:rsidR="00A9021B">
        <w:rPr>
          <w:rFonts w:ascii="Arial" w:hAnsi="Arial" w:cs="Arial"/>
          <w:sz w:val="20"/>
          <w:szCs w:val="20"/>
          <w:lang w:eastAsia="fr-CA"/>
        </w:rPr>
        <w:t>il demeure que</w:t>
      </w:r>
      <w:r>
        <w:rPr>
          <w:rFonts w:ascii="Arial" w:hAnsi="Arial" w:cs="Arial"/>
          <w:sz w:val="20"/>
          <w:szCs w:val="20"/>
          <w:lang w:eastAsia="fr-CA"/>
        </w:rPr>
        <w:t xml:space="preserve"> l’expérience transmise de mes collèg</w:t>
      </w:r>
      <w:r w:rsidR="00A9021B">
        <w:rPr>
          <w:rFonts w:ascii="Arial" w:hAnsi="Arial" w:cs="Arial"/>
          <w:sz w:val="20"/>
          <w:szCs w:val="20"/>
          <w:lang w:eastAsia="fr-CA"/>
        </w:rPr>
        <w:t>u</w:t>
      </w:r>
      <w:r>
        <w:rPr>
          <w:rFonts w:ascii="Arial" w:hAnsi="Arial" w:cs="Arial"/>
          <w:sz w:val="20"/>
          <w:szCs w:val="20"/>
          <w:lang w:eastAsia="fr-CA"/>
        </w:rPr>
        <w:t>es Jacques Desrochers et Alain Provost</w:t>
      </w:r>
      <w:r w:rsidR="00A35398">
        <w:rPr>
          <w:rFonts w:ascii="Arial" w:hAnsi="Arial" w:cs="Arial"/>
          <w:sz w:val="20"/>
          <w:szCs w:val="20"/>
          <w:lang w:eastAsia="fr-CA"/>
        </w:rPr>
        <w:t>, tous deux techniciens en électronique,</w:t>
      </w:r>
      <w:r>
        <w:rPr>
          <w:rFonts w:ascii="Arial" w:hAnsi="Arial" w:cs="Arial"/>
          <w:sz w:val="20"/>
          <w:szCs w:val="20"/>
          <w:lang w:eastAsia="fr-CA"/>
        </w:rPr>
        <w:t xml:space="preserve"> m’</w:t>
      </w:r>
      <w:r w:rsidR="00A4363D">
        <w:rPr>
          <w:rFonts w:ascii="Arial" w:hAnsi="Arial" w:cs="Arial"/>
          <w:sz w:val="20"/>
          <w:szCs w:val="20"/>
          <w:lang w:eastAsia="fr-CA"/>
        </w:rPr>
        <w:t>a</w:t>
      </w:r>
      <w:r>
        <w:rPr>
          <w:rFonts w:ascii="Arial" w:hAnsi="Arial" w:cs="Arial"/>
          <w:sz w:val="20"/>
          <w:szCs w:val="20"/>
          <w:lang w:eastAsia="fr-CA"/>
        </w:rPr>
        <w:t xml:space="preserve"> apporté</w:t>
      </w:r>
      <w:r w:rsidR="00A4363D">
        <w:rPr>
          <w:rFonts w:ascii="Arial" w:hAnsi="Arial" w:cs="Arial"/>
          <w:sz w:val="20"/>
          <w:szCs w:val="20"/>
          <w:lang w:eastAsia="fr-CA"/>
        </w:rPr>
        <w:t xml:space="preserve"> davantage.</w:t>
      </w:r>
      <w:r>
        <w:rPr>
          <w:rFonts w:ascii="Arial" w:hAnsi="Arial" w:cs="Arial"/>
          <w:sz w:val="20"/>
          <w:szCs w:val="20"/>
          <w:lang w:eastAsia="fr-CA"/>
        </w:rPr>
        <w:t xml:space="preserve"> </w:t>
      </w:r>
    </w:p>
    <w:p w:rsidR="00E4130A" w:rsidRDefault="00E4130A" w:rsidP="00F577FA">
      <w:pPr>
        <w:autoSpaceDE w:val="0"/>
        <w:autoSpaceDN w:val="0"/>
        <w:adjustRightInd w:val="0"/>
        <w:spacing w:after="0" w:line="240" w:lineRule="auto"/>
        <w:jc w:val="both"/>
        <w:rPr>
          <w:rFonts w:ascii="Arial" w:hAnsi="Arial" w:cs="Arial"/>
          <w:sz w:val="20"/>
          <w:szCs w:val="20"/>
          <w:lang w:eastAsia="fr-CA"/>
        </w:rPr>
      </w:pPr>
    </w:p>
    <w:p w:rsidR="00A4363D" w:rsidRDefault="00A4363D" w:rsidP="00223E7D">
      <w:pPr>
        <w:autoSpaceDE w:val="0"/>
        <w:autoSpaceDN w:val="0"/>
        <w:adjustRightInd w:val="0"/>
        <w:spacing w:after="0" w:line="240" w:lineRule="auto"/>
        <w:ind w:left="705" w:hanging="705"/>
        <w:jc w:val="both"/>
        <w:rPr>
          <w:rFonts w:ascii="Arial" w:hAnsi="Arial" w:cs="Arial"/>
          <w:b/>
          <w:sz w:val="20"/>
          <w:szCs w:val="20"/>
          <w:lang w:eastAsia="fr-CA"/>
        </w:rPr>
      </w:pPr>
      <w:r>
        <w:rPr>
          <w:rFonts w:ascii="Arial" w:hAnsi="Arial" w:cs="Arial"/>
          <w:b/>
          <w:sz w:val="20"/>
          <w:szCs w:val="20"/>
          <w:lang w:eastAsia="fr-CA"/>
        </w:rPr>
        <w:t>III.</w:t>
      </w:r>
      <w:r>
        <w:rPr>
          <w:rFonts w:ascii="Arial" w:hAnsi="Arial" w:cs="Arial"/>
          <w:b/>
          <w:sz w:val="20"/>
          <w:szCs w:val="20"/>
          <w:lang w:eastAsia="fr-CA"/>
        </w:rPr>
        <w:tab/>
      </w:r>
      <w:r w:rsidR="00F577FA" w:rsidRPr="00F577FA">
        <w:rPr>
          <w:rFonts w:ascii="Arial" w:hAnsi="Arial" w:cs="Arial"/>
          <w:b/>
          <w:sz w:val="20"/>
          <w:szCs w:val="20"/>
          <w:lang w:eastAsia="fr-CA"/>
        </w:rPr>
        <w:t>Précisez les connaissances pratiques et les apprentissages nécessaires pour les accomplir.</w:t>
      </w:r>
    </w:p>
    <w:p w:rsidR="00F577FA" w:rsidRDefault="00F577FA" w:rsidP="00223E7D">
      <w:pPr>
        <w:autoSpaceDE w:val="0"/>
        <w:autoSpaceDN w:val="0"/>
        <w:adjustRightInd w:val="0"/>
        <w:spacing w:after="0" w:line="240" w:lineRule="auto"/>
        <w:ind w:left="705" w:hanging="705"/>
        <w:jc w:val="both"/>
        <w:rPr>
          <w:rFonts w:ascii="Arial" w:hAnsi="Arial" w:cs="Arial"/>
          <w:b/>
          <w:sz w:val="20"/>
          <w:szCs w:val="20"/>
          <w:lang w:eastAsia="fr-CA"/>
        </w:rPr>
      </w:pPr>
    </w:p>
    <w:p w:rsidR="00F577FA" w:rsidRDefault="00F577FA" w:rsidP="00F577FA">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b/>
          <w:sz w:val="20"/>
          <w:szCs w:val="20"/>
          <w:lang w:eastAsia="fr-CA"/>
        </w:rPr>
        <w:tab/>
      </w:r>
      <w:r w:rsidR="00802CBE">
        <w:rPr>
          <w:rFonts w:ascii="Arial" w:hAnsi="Arial" w:cs="Arial"/>
          <w:sz w:val="20"/>
          <w:szCs w:val="20"/>
          <w:lang w:eastAsia="fr-CA"/>
        </w:rPr>
        <w:t>Il faut a</w:t>
      </w:r>
      <w:r w:rsidRPr="00F577FA">
        <w:rPr>
          <w:rFonts w:ascii="Arial" w:hAnsi="Arial" w:cs="Arial"/>
          <w:sz w:val="20"/>
          <w:szCs w:val="20"/>
          <w:lang w:eastAsia="fr-CA"/>
        </w:rPr>
        <w:t>voir de bonne</w:t>
      </w:r>
      <w:r w:rsidR="00802CBE">
        <w:rPr>
          <w:rFonts w:ascii="Arial" w:hAnsi="Arial" w:cs="Arial"/>
          <w:sz w:val="20"/>
          <w:szCs w:val="20"/>
          <w:lang w:eastAsia="fr-CA"/>
        </w:rPr>
        <w:t>s</w:t>
      </w:r>
      <w:r w:rsidRPr="00F577FA">
        <w:rPr>
          <w:rFonts w:ascii="Arial" w:hAnsi="Arial" w:cs="Arial"/>
          <w:sz w:val="20"/>
          <w:szCs w:val="20"/>
          <w:lang w:eastAsia="fr-CA"/>
        </w:rPr>
        <w:t xml:space="preserve"> connaissance</w:t>
      </w:r>
      <w:r w:rsidR="00802CBE">
        <w:rPr>
          <w:rFonts w:ascii="Arial" w:hAnsi="Arial" w:cs="Arial"/>
          <w:sz w:val="20"/>
          <w:szCs w:val="20"/>
          <w:lang w:eastAsia="fr-CA"/>
        </w:rPr>
        <w:t>s</w:t>
      </w:r>
      <w:r w:rsidRPr="00F577FA">
        <w:rPr>
          <w:rFonts w:ascii="Arial" w:hAnsi="Arial" w:cs="Arial"/>
          <w:sz w:val="20"/>
          <w:szCs w:val="20"/>
          <w:lang w:eastAsia="fr-CA"/>
        </w:rPr>
        <w:t xml:space="preserve"> en réseautique afin de pouvoir </w:t>
      </w:r>
      <w:r>
        <w:rPr>
          <w:rFonts w:ascii="Arial" w:hAnsi="Arial" w:cs="Arial"/>
          <w:sz w:val="20"/>
          <w:szCs w:val="20"/>
          <w:lang w:eastAsia="fr-CA"/>
        </w:rPr>
        <w:t>procéder à un bon diagnostique pour informer le service réseau en cas de problème ou de modification à apporter.</w:t>
      </w:r>
    </w:p>
    <w:p w:rsidR="00F577FA" w:rsidRDefault="00F577FA" w:rsidP="00F577FA">
      <w:pPr>
        <w:autoSpaceDE w:val="0"/>
        <w:autoSpaceDN w:val="0"/>
        <w:adjustRightInd w:val="0"/>
        <w:spacing w:after="0" w:line="240" w:lineRule="auto"/>
        <w:ind w:firstLine="4"/>
        <w:jc w:val="both"/>
        <w:rPr>
          <w:rFonts w:ascii="Arial" w:hAnsi="Arial" w:cs="Arial"/>
          <w:sz w:val="20"/>
          <w:szCs w:val="20"/>
          <w:lang w:eastAsia="fr-CA"/>
        </w:rPr>
      </w:pPr>
    </w:p>
    <w:p w:rsidR="00F577FA" w:rsidRDefault="00F577FA" w:rsidP="00F577FA">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tab/>
        <w:t>Il faut être familier avec l’équipement</w:t>
      </w:r>
      <w:r w:rsidR="00A35398">
        <w:rPr>
          <w:rFonts w:ascii="Arial" w:hAnsi="Arial" w:cs="Arial"/>
          <w:sz w:val="20"/>
          <w:szCs w:val="20"/>
          <w:lang w:eastAsia="fr-CA"/>
        </w:rPr>
        <w:t xml:space="preserve"> audiovisuel</w:t>
      </w:r>
      <w:r>
        <w:rPr>
          <w:rFonts w:ascii="Arial" w:hAnsi="Arial" w:cs="Arial"/>
          <w:sz w:val="20"/>
          <w:szCs w:val="20"/>
          <w:lang w:eastAsia="fr-CA"/>
        </w:rPr>
        <w:t xml:space="preserve"> dans les salles de cours ainsi qu’</w:t>
      </w:r>
      <w:r w:rsidR="008E7CED">
        <w:rPr>
          <w:rFonts w:ascii="Arial" w:hAnsi="Arial" w:cs="Arial"/>
          <w:sz w:val="20"/>
          <w:szCs w:val="20"/>
          <w:lang w:eastAsia="fr-CA"/>
        </w:rPr>
        <w:t xml:space="preserve">avec les ordinateurs. Il faut </w:t>
      </w:r>
      <w:r w:rsidR="00802CBE">
        <w:rPr>
          <w:rFonts w:ascii="Arial" w:hAnsi="Arial" w:cs="Arial"/>
          <w:sz w:val="20"/>
          <w:szCs w:val="20"/>
          <w:lang w:eastAsia="fr-CA"/>
        </w:rPr>
        <w:t xml:space="preserve">aussi </w:t>
      </w:r>
      <w:r w:rsidR="008E7CED">
        <w:rPr>
          <w:rFonts w:ascii="Arial" w:hAnsi="Arial" w:cs="Arial"/>
          <w:sz w:val="20"/>
          <w:szCs w:val="20"/>
          <w:lang w:eastAsia="fr-CA"/>
        </w:rPr>
        <w:t>ma</w:t>
      </w:r>
      <w:r w:rsidR="00802CBE">
        <w:rPr>
          <w:rFonts w:ascii="Arial" w:hAnsi="Arial" w:cs="Arial"/>
          <w:sz w:val="20"/>
          <w:szCs w:val="20"/>
          <w:lang w:eastAsia="fr-CA"/>
        </w:rPr>
        <w:t>î</w:t>
      </w:r>
      <w:r w:rsidR="008E7CED">
        <w:rPr>
          <w:rFonts w:ascii="Arial" w:hAnsi="Arial" w:cs="Arial"/>
          <w:sz w:val="20"/>
          <w:szCs w:val="20"/>
          <w:lang w:eastAsia="fr-CA"/>
        </w:rPr>
        <w:t>trise</w:t>
      </w:r>
      <w:r w:rsidR="00802CBE">
        <w:rPr>
          <w:rFonts w:ascii="Arial" w:hAnsi="Arial" w:cs="Arial"/>
          <w:sz w:val="20"/>
          <w:szCs w:val="20"/>
          <w:lang w:eastAsia="fr-CA"/>
        </w:rPr>
        <w:t>r</w:t>
      </w:r>
      <w:r w:rsidR="008E7CED">
        <w:rPr>
          <w:rFonts w:ascii="Arial" w:hAnsi="Arial" w:cs="Arial"/>
          <w:sz w:val="20"/>
          <w:szCs w:val="20"/>
          <w:lang w:eastAsia="fr-CA"/>
        </w:rPr>
        <w:t xml:space="preserve"> le dépannage matériel et conna</w:t>
      </w:r>
      <w:r w:rsidR="00802CBE">
        <w:rPr>
          <w:rFonts w:ascii="Arial" w:hAnsi="Arial" w:cs="Arial"/>
          <w:sz w:val="20"/>
          <w:szCs w:val="20"/>
          <w:lang w:eastAsia="fr-CA"/>
        </w:rPr>
        <w:t>î</w:t>
      </w:r>
      <w:r w:rsidR="008E7CED">
        <w:rPr>
          <w:rFonts w:ascii="Arial" w:hAnsi="Arial" w:cs="Arial"/>
          <w:sz w:val="20"/>
          <w:szCs w:val="20"/>
          <w:lang w:eastAsia="fr-CA"/>
        </w:rPr>
        <w:t>tre les compatibilités avec les pièces de remplacement en cas de bris ou de mise</w:t>
      </w:r>
      <w:r w:rsidR="00EE077A">
        <w:rPr>
          <w:rFonts w:ascii="Arial" w:hAnsi="Arial" w:cs="Arial"/>
          <w:sz w:val="20"/>
          <w:szCs w:val="20"/>
          <w:lang w:eastAsia="fr-CA"/>
        </w:rPr>
        <w:t>s</w:t>
      </w:r>
      <w:r w:rsidR="008E7CED">
        <w:rPr>
          <w:rFonts w:ascii="Arial" w:hAnsi="Arial" w:cs="Arial"/>
          <w:sz w:val="20"/>
          <w:szCs w:val="20"/>
          <w:lang w:eastAsia="fr-CA"/>
        </w:rPr>
        <w:t xml:space="preserve"> à jour.</w:t>
      </w:r>
    </w:p>
    <w:p w:rsidR="008E7CED" w:rsidRDefault="008E7CED" w:rsidP="00F577FA">
      <w:pPr>
        <w:autoSpaceDE w:val="0"/>
        <w:autoSpaceDN w:val="0"/>
        <w:adjustRightInd w:val="0"/>
        <w:spacing w:after="0" w:line="240" w:lineRule="auto"/>
        <w:ind w:firstLine="4"/>
        <w:jc w:val="both"/>
        <w:rPr>
          <w:rFonts w:ascii="Arial" w:hAnsi="Arial" w:cs="Arial"/>
          <w:sz w:val="20"/>
          <w:szCs w:val="20"/>
          <w:lang w:eastAsia="fr-CA"/>
        </w:rPr>
      </w:pPr>
    </w:p>
    <w:p w:rsidR="00BE18DD" w:rsidRDefault="008E7CED" w:rsidP="00F577FA">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tab/>
        <w:t>Il faut con</w:t>
      </w:r>
      <w:r w:rsidR="006C5BB4">
        <w:rPr>
          <w:rFonts w:ascii="Arial" w:hAnsi="Arial" w:cs="Arial"/>
          <w:sz w:val="20"/>
          <w:szCs w:val="20"/>
          <w:lang w:eastAsia="fr-CA"/>
        </w:rPr>
        <w:t>na</w:t>
      </w:r>
      <w:r w:rsidR="00EE077A">
        <w:rPr>
          <w:rFonts w:ascii="Arial" w:hAnsi="Arial" w:cs="Arial"/>
          <w:sz w:val="20"/>
          <w:szCs w:val="20"/>
          <w:lang w:eastAsia="fr-CA"/>
        </w:rPr>
        <w:t>î</w:t>
      </w:r>
      <w:r w:rsidR="006C5BB4">
        <w:rPr>
          <w:rFonts w:ascii="Arial" w:hAnsi="Arial" w:cs="Arial"/>
          <w:sz w:val="20"/>
          <w:szCs w:val="20"/>
          <w:lang w:eastAsia="fr-CA"/>
        </w:rPr>
        <w:t>tre les</w:t>
      </w:r>
      <w:r>
        <w:rPr>
          <w:rFonts w:ascii="Arial" w:hAnsi="Arial" w:cs="Arial"/>
          <w:sz w:val="20"/>
          <w:szCs w:val="20"/>
          <w:lang w:eastAsia="fr-CA"/>
        </w:rPr>
        <w:t xml:space="preserve"> méthodes de déploiement d’image</w:t>
      </w:r>
      <w:r w:rsidR="00EE077A">
        <w:rPr>
          <w:rFonts w:ascii="Arial" w:hAnsi="Arial" w:cs="Arial"/>
          <w:sz w:val="20"/>
          <w:szCs w:val="20"/>
          <w:lang w:eastAsia="fr-CA"/>
        </w:rPr>
        <w:t>s</w:t>
      </w:r>
      <w:r>
        <w:rPr>
          <w:rFonts w:ascii="Arial" w:hAnsi="Arial" w:cs="Arial"/>
          <w:sz w:val="20"/>
          <w:szCs w:val="20"/>
          <w:lang w:eastAsia="fr-CA"/>
        </w:rPr>
        <w:t xml:space="preserve"> systèmes et de mise en service sur le domaine. </w:t>
      </w:r>
      <w:r w:rsidR="00EE077A">
        <w:rPr>
          <w:rFonts w:ascii="Arial" w:hAnsi="Arial" w:cs="Arial"/>
          <w:sz w:val="20"/>
          <w:szCs w:val="20"/>
          <w:lang w:eastAsia="fr-CA"/>
        </w:rPr>
        <w:t>Il faut aussi avoir u</w:t>
      </w:r>
      <w:r>
        <w:rPr>
          <w:rFonts w:ascii="Arial" w:hAnsi="Arial" w:cs="Arial"/>
          <w:sz w:val="20"/>
          <w:szCs w:val="20"/>
          <w:lang w:eastAsia="fr-CA"/>
        </w:rPr>
        <w:t>ne bonne ma</w:t>
      </w:r>
      <w:r w:rsidR="00EE077A">
        <w:rPr>
          <w:rFonts w:ascii="Arial" w:hAnsi="Arial" w:cs="Arial"/>
          <w:sz w:val="20"/>
          <w:szCs w:val="20"/>
          <w:lang w:eastAsia="fr-CA"/>
        </w:rPr>
        <w:t>î</w:t>
      </w:r>
      <w:r>
        <w:rPr>
          <w:rFonts w:ascii="Arial" w:hAnsi="Arial" w:cs="Arial"/>
          <w:sz w:val="20"/>
          <w:szCs w:val="20"/>
          <w:lang w:eastAsia="fr-CA"/>
        </w:rPr>
        <w:t>trise des connaissances liées à l’administration des droits et des permissions du domaine.</w:t>
      </w:r>
      <w:r w:rsidR="00AF15A6">
        <w:rPr>
          <w:rFonts w:ascii="Arial" w:hAnsi="Arial" w:cs="Arial"/>
          <w:sz w:val="20"/>
          <w:szCs w:val="20"/>
          <w:lang w:eastAsia="fr-CA"/>
        </w:rPr>
        <w:t xml:space="preserve"> </w:t>
      </w:r>
      <w:r w:rsidR="00EE077A">
        <w:rPr>
          <w:rFonts w:ascii="Arial" w:hAnsi="Arial" w:cs="Arial"/>
          <w:sz w:val="20"/>
          <w:szCs w:val="20"/>
          <w:lang w:eastAsia="fr-CA"/>
        </w:rPr>
        <w:t>De plus, i</w:t>
      </w:r>
      <w:r w:rsidR="00AF15A6">
        <w:rPr>
          <w:rFonts w:ascii="Arial" w:hAnsi="Arial" w:cs="Arial"/>
          <w:sz w:val="20"/>
          <w:szCs w:val="20"/>
          <w:lang w:eastAsia="fr-CA"/>
        </w:rPr>
        <w:t>l faut conna</w:t>
      </w:r>
      <w:r w:rsidR="00EE077A">
        <w:rPr>
          <w:rFonts w:ascii="Arial" w:hAnsi="Arial" w:cs="Arial"/>
          <w:sz w:val="20"/>
          <w:szCs w:val="20"/>
          <w:lang w:eastAsia="fr-CA"/>
        </w:rPr>
        <w:t>î</w:t>
      </w:r>
      <w:r w:rsidR="00AF15A6">
        <w:rPr>
          <w:rFonts w:ascii="Arial" w:hAnsi="Arial" w:cs="Arial"/>
          <w:sz w:val="20"/>
          <w:szCs w:val="20"/>
          <w:lang w:eastAsia="fr-CA"/>
        </w:rPr>
        <w:t>tre les particularités des logiciels</w:t>
      </w:r>
      <w:r w:rsidR="00A35398">
        <w:rPr>
          <w:rFonts w:ascii="Arial" w:hAnsi="Arial" w:cs="Arial"/>
          <w:sz w:val="20"/>
          <w:szCs w:val="20"/>
          <w:lang w:eastAsia="fr-CA"/>
        </w:rPr>
        <w:t xml:space="preserve"> audio et vidéo</w:t>
      </w:r>
      <w:r w:rsidR="00AF15A6">
        <w:rPr>
          <w:rFonts w:ascii="Arial" w:hAnsi="Arial" w:cs="Arial"/>
          <w:sz w:val="20"/>
          <w:szCs w:val="20"/>
          <w:lang w:eastAsia="fr-CA"/>
        </w:rPr>
        <w:t xml:space="preserve"> installés s</w:t>
      </w:r>
      <w:r>
        <w:rPr>
          <w:rFonts w:ascii="Arial" w:hAnsi="Arial" w:cs="Arial"/>
          <w:sz w:val="20"/>
          <w:szCs w:val="20"/>
          <w:lang w:eastAsia="fr-CA"/>
        </w:rPr>
        <w:t>ur les ordinateurs du service audiovisuel</w:t>
      </w:r>
      <w:r w:rsidR="00AF15A6">
        <w:rPr>
          <w:rFonts w:ascii="Arial" w:hAnsi="Arial" w:cs="Arial"/>
          <w:sz w:val="20"/>
          <w:szCs w:val="20"/>
          <w:lang w:eastAsia="fr-CA"/>
        </w:rPr>
        <w:t xml:space="preserve"> ainsi que les configurations </w:t>
      </w:r>
      <w:r w:rsidR="0094607A">
        <w:rPr>
          <w:rFonts w:ascii="Arial" w:hAnsi="Arial" w:cs="Arial"/>
          <w:sz w:val="20"/>
          <w:szCs w:val="20"/>
          <w:lang w:eastAsia="fr-CA"/>
        </w:rPr>
        <w:t>personnalisées</w:t>
      </w:r>
      <w:r>
        <w:rPr>
          <w:rFonts w:ascii="Arial" w:hAnsi="Arial" w:cs="Arial"/>
          <w:sz w:val="20"/>
          <w:szCs w:val="20"/>
          <w:lang w:eastAsia="fr-CA"/>
        </w:rPr>
        <w:t>.</w:t>
      </w:r>
    </w:p>
    <w:p w:rsidR="00A35398" w:rsidRDefault="00A35398" w:rsidP="00F577FA">
      <w:pPr>
        <w:autoSpaceDE w:val="0"/>
        <w:autoSpaceDN w:val="0"/>
        <w:adjustRightInd w:val="0"/>
        <w:spacing w:after="0" w:line="240" w:lineRule="auto"/>
        <w:ind w:firstLine="4"/>
        <w:jc w:val="both"/>
        <w:rPr>
          <w:rFonts w:ascii="Arial" w:hAnsi="Arial" w:cs="Arial"/>
          <w:sz w:val="20"/>
          <w:szCs w:val="20"/>
          <w:lang w:eastAsia="fr-CA"/>
        </w:rPr>
      </w:pPr>
    </w:p>
    <w:p w:rsidR="00A35398" w:rsidRDefault="00A35398" w:rsidP="00F577FA">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tab/>
        <w:t>Il faut connaître tous les standards de transmission de signal tel que le HDMI, le DVI et le VGA. Bien maitriser l’EDID et le HDCP afin de pouvoir solutionner des problèmes complexes.</w:t>
      </w:r>
    </w:p>
    <w:p w:rsidR="00BE18DD" w:rsidRDefault="00BE18DD" w:rsidP="00F577FA">
      <w:pPr>
        <w:autoSpaceDE w:val="0"/>
        <w:autoSpaceDN w:val="0"/>
        <w:adjustRightInd w:val="0"/>
        <w:spacing w:after="0" w:line="240" w:lineRule="auto"/>
        <w:ind w:firstLine="4"/>
        <w:jc w:val="both"/>
        <w:rPr>
          <w:rFonts w:ascii="Arial" w:hAnsi="Arial" w:cs="Arial"/>
          <w:sz w:val="20"/>
          <w:szCs w:val="20"/>
          <w:lang w:eastAsia="fr-CA"/>
        </w:rPr>
      </w:pPr>
    </w:p>
    <w:p w:rsidR="00BE18DD" w:rsidRDefault="00BE18DD" w:rsidP="00F577FA">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tab/>
        <w:t xml:space="preserve">Finalement, 10 années d’expérience comprenant d’innombrables tests et </w:t>
      </w:r>
      <w:r w:rsidR="00EE077A">
        <w:rPr>
          <w:rFonts w:ascii="Arial" w:hAnsi="Arial" w:cs="Arial"/>
          <w:sz w:val="20"/>
          <w:szCs w:val="20"/>
          <w:lang w:eastAsia="fr-CA"/>
        </w:rPr>
        <w:t xml:space="preserve">beaucoup </w:t>
      </w:r>
      <w:r>
        <w:rPr>
          <w:rFonts w:ascii="Arial" w:hAnsi="Arial" w:cs="Arial"/>
          <w:sz w:val="20"/>
          <w:szCs w:val="20"/>
          <w:lang w:eastAsia="fr-CA"/>
        </w:rPr>
        <w:t xml:space="preserve">de recherches sur internet ou dans des documents de référence </w:t>
      </w:r>
      <w:r w:rsidR="00DE0F88">
        <w:rPr>
          <w:rFonts w:ascii="Arial" w:hAnsi="Arial" w:cs="Arial"/>
          <w:sz w:val="20"/>
          <w:szCs w:val="20"/>
          <w:lang w:eastAsia="fr-CA"/>
        </w:rPr>
        <w:t>ont fait</w:t>
      </w:r>
      <w:r>
        <w:rPr>
          <w:rFonts w:ascii="Arial" w:hAnsi="Arial" w:cs="Arial"/>
          <w:sz w:val="20"/>
          <w:szCs w:val="20"/>
          <w:lang w:eastAsia="fr-CA"/>
        </w:rPr>
        <w:t xml:space="preserve"> de moi une bonne source d’information pour mes accomplissements futurs.</w:t>
      </w:r>
    </w:p>
    <w:p w:rsidR="00BE18DD" w:rsidRDefault="00BE18DD" w:rsidP="00F577FA">
      <w:pPr>
        <w:autoSpaceDE w:val="0"/>
        <w:autoSpaceDN w:val="0"/>
        <w:adjustRightInd w:val="0"/>
        <w:spacing w:after="0" w:line="240" w:lineRule="auto"/>
        <w:ind w:firstLine="4"/>
        <w:jc w:val="both"/>
        <w:rPr>
          <w:rFonts w:ascii="Arial" w:hAnsi="Arial" w:cs="Arial"/>
          <w:sz w:val="20"/>
          <w:szCs w:val="20"/>
          <w:lang w:eastAsia="fr-CA"/>
        </w:rPr>
      </w:pPr>
    </w:p>
    <w:p w:rsidR="00BE18DD" w:rsidRDefault="00BE18DD" w:rsidP="00F577FA">
      <w:pPr>
        <w:autoSpaceDE w:val="0"/>
        <w:autoSpaceDN w:val="0"/>
        <w:adjustRightInd w:val="0"/>
        <w:spacing w:after="0" w:line="240" w:lineRule="auto"/>
        <w:ind w:firstLine="4"/>
        <w:jc w:val="both"/>
        <w:rPr>
          <w:rFonts w:ascii="Arial" w:hAnsi="Arial" w:cs="Arial"/>
          <w:sz w:val="20"/>
          <w:szCs w:val="20"/>
          <w:lang w:eastAsia="fr-CA"/>
        </w:rPr>
      </w:pPr>
    </w:p>
    <w:p w:rsidR="00BE18DD" w:rsidRDefault="00BE18DD" w:rsidP="00F577FA">
      <w:pPr>
        <w:autoSpaceDE w:val="0"/>
        <w:autoSpaceDN w:val="0"/>
        <w:adjustRightInd w:val="0"/>
        <w:spacing w:after="0" w:line="240" w:lineRule="auto"/>
        <w:ind w:firstLine="4"/>
        <w:jc w:val="both"/>
        <w:rPr>
          <w:rFonts w:ascii="Arial" w:hAnsi="Arial" w:cs="Arial"/>
          <w:sz w:val="20"/>
          <w:szCs w:val="20"/>
          <w:lang w:eastAsia="fr-CA"/>
        </w:rPr>
      </w:pPr>
    </w:p>
    <w:p w:rsidR="00BE18DD" w:rsidRDefault="00BE18DD" w:rsidP="00F577FA">
      <w:pPr>
        <w:autoSpaceDE w:val="0"/>
        <w:autoSpaceDN w:val="0"/>
        <w:adjustRightInd w:val="0"/>
        <w:spacing w:after="0" w:line="240" w:lineRule="auto"/>
        <w:ind w:firstLine="4"/>
        <w:jc w:val="both"/>
        <w:rPr>
          <w:rFonts w:ascii="Arial" w:hAnsi="Arial" w:cs="Arial"/>
          <w:b/>
          <w:lang w:eastAsia="fr-CA"/>
        </w:rPr>
      </w:pPr>
      <w:r>
        <w:rPr>
          <w:rFonts w:ascii="Arial" w:hAnsi="Arial" w:cs="Arial"/>
          <w:b/>
          <w:lang w:eastAsia="fr-CA"/>
        </w:rPr>
        <w:t>2</w:t>
      </w:r>
      <w:r w:rsidRPr="00BE18DD">
        <w:rPr>
          <w:rFonts w:ascii="Arial" w:hAnsi="Arial" w:cs="Arial"/>
          <w:b/>
          <w:vertAlign w:val="superscript"/>
          <w:lang w:eastAsia="fr-CA"/>
        </w:rPr>
        <w:t>ième</w:t>
      </w:r>
      <w:r>
        <w:rPr>
          <w:rFonts w:ascii="Arial" w:hAnsi="Arial" w:cs="Arial"/>
          <w:b/>
          <w:lang w:eastAsia="fr-CA"/>
        </w:rPr>
        <w:t xml:space="preserve"> critère : Capacité de conception et réalisation</w:t>
      </w:r>
    </w:p>
    <w:p w:rsidR="00BE18DD" w:rsidRDefault="00BE18DD" w:rsidP="00F577FA">
      <w:pPr>
        <w:autoSpaceDE w:val="0"/>
        <w:autoSpaceDN w:val="0"/>
        <w:adjustRightInd w:val="0"/>
        <w:spacing w:after="0" w:line="240" w:lineRule="auto"/>
        <w:ind w:firstLine="4"/>
        <w:jc w:val="both"/>
        <w:rPr>
          <w:rFonts w:ascii="Arial" w:hAnsi="Arial" w:cs="Arial"/>
          <w:b/>
          <w:lang w:eastAsia="fr-CA"/>
        </w:rPr>
      </w:pPr>
    </w:p>
    <w:p w:rsidR="00BE18DD" w:rsidRDefault="00BE18DD" w:rsidP="00BE18DD">
      <w:pPr>
        <w:autoSpaceDE w:val="0"/>
        <w:autoSpaceDN w:val="0"/>
        <w:adjustRightInd w:val="0"/>
        <w:spacing w:after="0" w:line="240" w:lineRule="auto"/>
        <w:ind w:left="708" w:hanging="704"/>
        <w:jc w:val="both"/>
        <w:rPr>
          <w:rFonts w:ascii="Arial" w:hAnsi="Arial" w:cs="Arial"/>
          <w:b/>
          <w:sz w:val="20"/>
          <w:szCs w:val="20"/>
          <w:lang w:eastAsia="fr-CA"/>
        </w:rPr>
      </w:pPr>
      <w:r>
        <w:rPr>
          <w:rFonts w:ascii="Arial" w:hAnsi="Arial" w:cs="Arial"/>
          <w:b/>
          <w:sz w:val="20"/>
          <w:szCs w:val="20"/>
          <w:lang w:eastAsia="fr-CA"/>
        </w:rPr>
        <w:t>I.</w:t>
      </w:r>
      <w:r>
        <w:rPr>
          <w:rFonts w:ascii="Arial" w:hAnsi="Arial" w:cs="Arial"/>
          <w:b/>
          <w:sz w:val="20"/>
          <w:szCs w:val="20"/>
          <w:lang w:eastAsia="fr-CA"/>
        </w:rPr>
        <w:tab/>
      </w:r>
      <w:r w:rsidRPr="00BE18DD">
        <w:rPr>
          <w:rFonts w:ascii="Arial" w:hAnsi="Arial" w:cs="Arial"/>
          <w:b/>
          <w:sz w:val="20"/>
          <w:szCs w:val="20"/>
          <w:lang w:eastAsia="fr-CA"/>
        </w:rPr>
        <w:t>Indiquez dans quelle mesure cette activité est susceptible d’exiger une part de créativité et d’originalité</w:t>
      </w:r>
      <w:r>
        <w:rPr>
          <w:rFonts w:ascii="Arial" w:hAnsi="Arial" w:cs="Arial"/>
          <w:b/>
          <w:sz w:val="20"/>
          <w:szCs w:val="20"/>
          <w:lang w:eastAsia="fr-CA"/>
        </w:rPr>
        <w:t xml:space="preserve"> </w:t>
      </w:r>
      <w:r w:rsidRPr="00BE18DD">
        <w:rPr>
          <w:rFonts w:ascii="Arial" w:hAnsi="Arial" w:cs="Arial"/>
          <w:b/>
          <w:sz w:val="20"/>
          <w:szCs w:val="20"/>
          <w:lang w:eastAsia="fr-CA"/>
        </w:rPr>
        <w:t>(Modifications de procédures, d’appareils et instruments nécessaires au déroulement des activités,</w:t>
      </w:r>
      <w:r>
        <w:rPr>
          <w:rFonts w:ascii="Arial" w:hAnsi="Arial" w:cs="Arial"/>
          <w:b/>
          <w:sz w:val="20"/>
          <w:szCs w:val="20"/>
          <w:lang w:eastAsia="fr-CA"/>
        </w:rPr>
        <w:t xml:space="preserve"> </w:t>
      </w:r>
      <w:r w:rsidRPr="00BE18DD">
        <w:rPr>
          <w:rFonts w:ascii="Arial" w:hAnsi="Arial" w:cs="Arial"/>
          <w:b/>
          <w:sz w:val="20"/>
          <w:szCs w:val="20"/>
          <w:lang w:eastAsia="fr-CA"/>
        </w:rPr>
        <w:t>contribution originale, innovation). Concentrez-vous principalement sur les derniers douze (12) mois.</w:t>
      </w:r>
    </w:p>
    <w:p w:rsidR="00620C2C" w:rsidRDefault="00620C2C" w:rsidP="00BE18DD">
      <w:pPr>
        <w:autoSpaceDE w:val="0"/>
        <w:autoSpaceDN w:val="0"/>
        <w:adjustRightInd w:val="0"/>
        <w:spacing w:after="0" w:line="240" w:lineRule="auto"/>
        <w:ind w:left="708" w:hanging="704"/>
        <w:jc w:val="both"/>
        <w:rPr>
          <w:rFonts w:ascii="Arial" w:hAnsi="Arial" w:cs="Arial"/>
          <w:b/>
          <w:sz w:val="20"/>
          <w:szCs w:val="20"/>
          <w:lang w:eastAsia="fr-CA"/>
        </w:rPr>
      </w:pPr>
    </w:p>
    <w:p w:rsidR="00620C2C" w:rsidRDefault="00620C2C" w:rsidP="00F111C8">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b/>
          <w:sz w:val="20"/>
          <w:szCs w:val="20"/>
          <w:lang w:eastAsia="fr-CA"/>
        </w:rPr>
        <w:tab/>
      </w:r>
      <w:r w:rsidR="00F111C8">
        <w:rPr>
          <w:rFonts w:ascii="Arial" w:hAnsi="Arial" w:cs="Arial"/>
          <w:sz w:val="20"/>
          <w:szCs w:val="20"/>
          <w:lang w:eastAsia="fr-CA"/>
        </w:rPr>
        <w:t xml:space="preserve">Pour améliorer la façon de </w:t>
      </w:r>
      <w:r w:rsidR="00853CCC">
        <w:rPr>
          <w:rFonts w:ascii="Arial" w:hAnsi="Arial" w:cs="Arial"/>
          <w:sz w:val="20"/>
          <w:szCs w:val="20"/>
          <w:lang w:eastAsia="fr-CA"/>
        </w:rPr>
        <w:t>procéder</w:t>
      </w:r>
      <w:r w:rsidR="00F111C8">
        <w:rPr>
          <w:rFonts w:ascii="Arial" w:hAnsi="Arial" w:cs="Arial"/>
          <w:sz w:val="20"/>
          <w:szCs w:val="20"/>
          <w:lang w:eastAsia="fr-CA"/>
        </w:rPr>
        <w:t xml:space="preserve"> lors d’une création d’image système ainsi qu’une réinstallation, j’ai décidé d’innover en </w:t>
      </w:r>
      <w:r w:rsidR="00853CCC">
        <w:rPr>
          <w:rFonts w:ascii="Arial" w:hAnsi="Arial" w:cs="Arial"/>
          <w:sz w:val="20"/>
          <w:szCs w:val="20"/>
          <w:lang w:eastAsia="fr-CA"/>
        </w:rPr>
        <w:t>implantant</w:t>
      </w:r>
      <w:r w:rsidR="00F111C8">
        <w:rPr>
          <w:rFonts w:ascii="Arial" w:hAnsi="Arial" w:cs="Arial"/>
          <w:sz w:val="20"/>
          <w:szCs w:val="20"/>
          <w:lang w:eastAsia="fr-CA"/>
        </w:rPr>
        <w:t xml:space="preserve"> un serveur d’image système. </w:t>
      </w:r>
      <w:r w:rsidR="00457FD1">
        <w:rPr>
          <w:rFonts w:ascii="Arial" w:hAnsi="Arial" w:cs="Arial"/>
          <w:sz w:val="20"/>
          <w:szCs w:val="20"/>
          <w:lang w:eastAsia="fr-CA"/>
        </w:rPr>
        <w:t>J</w:t>
      </w:r>
      <w:r w:rsidR="00F111C8">
        <w:rPr>
          <w:rFonts w:ascii="Arial" w:hAnsi="Arial" w:cs="Arial"/>
          <w:sz w:val="20"/>
          <w:szCs w:val="20"/>
          <w:lang w:eastAsia="fr-CA"/>
        </w:rPr>
        <w:t xml:space="preserve">’ai </w:t>
      </w:r>
      <w:r w:rsidR="00853CCC">
        <w:rPr>
          <w:rFonts w:ascii="Arial" w:hAnsi="Arial" w:cs="Arial"/>
          <w:sz w:val="20"/>
          <w:szCs w:val="20"/>
          <w:lang w:eastAsia="fr-CA"/>
        </w:rPr>
        <w:t>décidé</w:t>
      </w:r>
      <w:r w:rsidR="00457FD1">
        <w:rPr>
          <w:rFonts w:ascii="Arial" w:hAnsi="Arial" w:cs="Arial"/>
          <w:sz w:val="20"/>
          <w:szCs w:val="20"/>
          <w:lang w:eastAsia="fr-CA"/>
        </w:rPr>
        <w:t xml:space="preserve"> </w:t>
      </w:r>
      <w:r w:rsidR="00AF15A6">
        <w:rPr>
          <w:rFonts w:ascii="Arial" w:hAnsi="Arial" w:cs="Arial"/>
          <w:sz w:val="20"/>
          <w:szCs w:val="20"/>
          <w:lang w:eastAsia="fr-CA"/>
        </w:rPr>
        <w:t>des configurations appliquées</w:t>
      </w:r>
      <w:r w:rsidR="00F111C8">
        <w:rPr>
          <w:rFonts w:ascii="Arial" w:hAnsi="Arial" w:cs="Arial"/>
          <w:sz w:val="20"/>
          <w:szCs w:val="20"/>
          <w:lang w:eastAsia="fr-CA"/>
        </w:rPr>
        <w:t xml:space="preserve"> ainsi qu</w:t>
      </w:r>
      <w:r w:rsidR="00AF15A6">
        <w:rPr>
          <w:rFonts w:ascii="Arial" w:hAnsi="Arial" w:cs="Arial"/>
          <w:sz w:val="20"/>
          <w:szCs w:val="20"/>
          <w:lang w:eastAsia="fr-CA"/>
        </w:rPr>
        <w:t>e</w:t>
      </w:r>
      <w:r w:rsidR="00457FD1">
        <w:rPr>
          <w:rFonts w:ascii="Arial" w:hAnsi="Arial" w:cs="Arial"/>
          <w:sz w:val="20"/>
          <w:szCs w:val="20"/>
          <w:lang w:eastAsia="fr-CA"/>
        </w:rPr>
        <w:t xml:space="preserve"> de</w:t>
      </w:r>
      <w:r w:rsidR="00AF15A6">
        <w:rPr>
          <w:rFonts w:ascii="Arial" w:hAnsi="Arial" w:cs="Arial"/>
          <w:sz w:val="20"/>
          <w:szCs w:val="20"/>
          <w:lang w:eastAsia="fr-CA"/>
        </w:rPr>
        <w:t xml:space="preserve"> la façon dont il est installé</w:t>
      </w:r>
      <w:r w:rsidR="00F111C8">
        <w:rPr>
          <w:rFonts w:ascii="Arial" w:hAnsi="Arial" w:cs="Arial"/>
          <w:sz w:val="20"/>
          <w:szCs w:val="20"/>
          <w:lang w:eastAsia="fr-CA"/>
        </w:rPr>
        <w:t xml:space="preserve"> physiquement</w:t>
      </w:r>
      <w:r w:rsidR="00457FD1">
        <w:rPr>
          <w:rFonts w:ascii="Arial" w:hAnsi="Arial" w:cs="Arial"/>
          <w:sz w:val="20"/>
          <w:szCs w:val="20"/>
          <w:lang w:eastAsia="fr-CA"/>
        </w:rPr>
        <w:t xml:space="preserve">, et ce de ma propre </w:t>
      </w:r>
      <w:r w:rsidR="006F6315">
        <w:rPr>
          <w:rFonts w:ascii="Arial" w:hAnsi="Arial" w:cs="Arial"/>
          <w:sz w:val="20"/>
          <w:szCs w:val="20"/>
          <w:lang w:eastAsia="fr-CA"/>
        </w:rPr>
        <w:t>initiative</w:t>
      </w:r>
      <w:r w:rsidR="00F111C8">
        <w:rPr>
          <w:rFonts w:ascii="Arial" w:hAnsi="Arial" w:cs="Arial"/>
          <w:sz w:val="20"/>
          <w:szCs w:val="20"/>
          <w:lang w:eastAsia="fr-CA"/>
        </w:rPr>
        <w:t xml:space="preserve">. J’ai </w:t>
      </w:r>
      <w:r w:rsidR="00853CCC">
        <w:rPr>
          <w:rFonts w:ascii="Arial" w:hAnsi="Arial" w:cs="Arial"/>
          <w:sz w:val="20"/>
          <w:szCs w:val="20"/>
          <w:lang w:eastAsia="fr-CA"/>
        </w:rPr>
        <w:t>évalué</w:t>
      </w:r>
      <w:r w:rsidR="00F111C8">
        <w:rPr>
          <w:rFonts w:ascii="Arial" w:hAnsi="Arial" w:cs="Arial"/>
          <w:sz w:val="20"/>
          <w:szCs w:val="20"/>
          <w:lang w:eastAsia="fr-CA"/>
        </w:rPr>
        <w:t xml:space="preserve"> les </w:t>
      </w:r>
      <w:r w:rsidR="00853CCC">
        <w:rPr>
          <w:rFonts w:ascii="Arial" w:hAnsi="Arial" w:cs="Arial"/>
          <w:sz w:val="20"/>
          <w:szCs w:val="20"/>
          <w:lang w:eastAsia="fr-CA"/>
        </w:rPr>
        <w:t>besoins</w:t>
      </w:r>
      <w:r w:rsidR="00F111C8">
        <w:rPr>
          <w:rFonts w:ascii="Arial" w:hAnsi="Arial" w:cs="Arial"/>
          <w:sz w:val="20"/>
          <w:szCs w:val="20"/>
          <w:lang w:eastAsia="fr-CA"/>
        </w:rPr>
        <w:t xml:space="preserve"> des </w:t>
      </w:r>
      <w:r w:rsidR="00AF15A6">
        <w:rPr>
          <w:rFonts w:ascii="Arial" w:hAnsi="Arial" w:cs="Arial"/>
          <w:sz w:val="20"/>
          <w:szCs w:val="20"/>
          <w:lang w:eastAsia="fr-CA"/>
        </w:rPr>
        <w:t>4</w:t>
      </w:r>
      <w:r w:rsidR="00F111C8">
        <w:rPr>
          <w:rFonts w:ascii="Arial" w:hAnsi="Arial" w:cs="Arial"/>
          <w:sz w:val="20"/>
          <w:szCs w:val="20"/>
          <w:lang w:eastAsia="fr-CA"/>
        </w:rPr>
        <w:t xml:space="preserve"> techniciens impliqués et j’ai </w:t>
      </w:r>
      <w:r w:rsidR="00853CCC">
        <w:rPr>
          <w:rFonts w:ascii="Arial" w:hAnsi="Arial" w:cs="Arial"/>
          <w:sz w:val="20"/>
          <w:szCs w:val="20"/>
          <w:lang w:eastAsia="fr-CA"/>
        </w:rPr>
        <w:t>procédé</w:t>
      </w:r>
      <w:r w:rsidR="00F111C8">
        <w:rPr>
          <w:rFonts w:ascii="Arial" w:hAnsi="Arial" w:cs="Arial"/>
          <w:sz w:val="20"/>
          <w:szCs w:val="20"/>
          <w:lang w:eastAsia="fr-CA"/>
        </w:rPr>
        <w:t xml:space="preserve"> aux achats. À la base, mon supérieur m’avait </w:t>
      </w:r>
      <w:r w:rsidR="00853CCC">
        <w:rPr>
          <w:rFonts w:ascii="Arial" w:hAnsi="Arial" w:cs="Arial"/>
          <w:sz w:val="20"/>
          <w:szCs w:val="20"/>
          <w:lang w:eastAsia="fr-CA"/>
        </w:rPr>
        <w:t>demandé</w:t>
      </w:r>
      <w:r w:rsidR="00F111C8">
        <w:rPr>
          <w:rFonts w:ascii="Arial" w:hAnsi="Arial" w:cs="Arial"/>
          <w:sz w:val="20"/>
          <w:szCs w:val="20"/>
          <w:lang w:eastAsia="fr-CA"/>
        </w:rPr>
        <w:t xml:space="preserve"> d’acheter un système de </w:t>
      </w:r>
      <w:r w:rsidR="00853CCC">
        <w:rPr>
          <w:rFonts w:ascii="Arial" w:hAnsi="Arial" w:cs="Arial"/>
          <w:sz w:val="20"/>
          <w:szCs w:val="20"/>
          <w:lang w:eastAsia="fr-CA"/>
        </w:rPr>
        <w:t>sauvegarde</w:t>
      </w:r>
      <w:r w:rsidR="00F111C8">
        <w:rPr>
          <w:rFonts w:ascii="Arial" w:hAnsi="Arial" w:cs="Arial"/>
          <w:sz w:val="20"/>
          <w:szCs w:val="20"/>
          <w:lang w:eastAsia="fr-CA"/>
        </w:rPr>
        <w:t xml:space="preserve"> pour </w:t>
      </w:r>
      <w:r w:rsidR="00853CCC">
        <w:rPr>
          <w:rFonts w:ascii="Arial" w:hAnsi="Arial" w:cs="Arial"/>
          <w:sz w:val="20"/>
          <w:szCs w:val="20"/>
          <w:lang w:eastAsia="fr-CA"/>
        </w:rPr>
        <w:t>épargner</w:t>
      </w:r>
      <w:r w:rsidR="00F111C8">
        <w:rPr>
          <w:rFonts w:ascii="Arial" w:hAnsi="Arial" w:cs="Arial"/>
          <w:sz w:val="20"/>
          <w:szCs w:val="20"/>
          <w:lang w:eastAsia="fr-CA"/>
        </w:rPr>
        <w:t xml:space="preserve"> sur </w:t>
      </w:r>
      <w:r w:rsidR="00853CCC">
        <w:rPr>
          <w:rFonts w:ascii="Arial" w:hAnsi="Arial" w:cs="Arial"/>
          <w:sz w:val="20"/>
          <w:szCs w:val="20"/>
          <w:lang w:eastAsia="fr-CA"/>
        </w:rPr>
        <w:t>les coûts</w:t>
      </w:r>
      <w:r w:rsidR="00F111C8">
        <w:rPr>
          <w:rFonts w:ascii="Arial" w:hAnsi="Arial" w:cs="Arial"/>
          <w:sz w:val="20"/>
          <w:szCs w:val="20"/>
          <w:lang w:eastAsia="fr-CA"/>
        </w:rPr>
        <w:t xml:space="preserve"> </w:t>
      </w:r>
      <w:r w:rsidR="00A00451">
        <w:rPr>
          <w:rFonts w:ascii="Arial" w:hAnsi="Arial" w:cs="Arial"/>
          <w:sz w:val="20"/>
          <w:szCs w:val="20"/>
          <w:lang w:eastAsia="fr-CA"/>
        </w:rPr>
        <w:t>de sauvegarde vers les serveurs du service de l’informatique et des télécommunications</w:t>
      </w:r>
      <w:r w:rsidR="00853CCC">
        <w:rPr>
          <w:rFonts w:ascii="Arial" w:hAnsi="Arial" w:cs="Arial"/>
          <w:sz w:val="20"/>
          <w:szCs w:val="20"/>
          <w:lang w:eastAsia="fr-CA"/>
        </w:rPr>
        <w:t>. Avec le même équipement, j’ai fait beaucoup plus.</w:t>
      </w:r>
    </w:p>
    <w:p w:rsidR="00853CCC" w:rsidRDefault="00853CCC" w:rsidP="00F111C8">
      <w:pPr>
        <w:autoSpaceDE w:val="0"/>
        <w:autoSpaceDN w:val="0"/>
        <w:adjustRightInd w:val="0"/>
        <w:spacing w:after="0" w:line="240" w:lineRule="auto"/>
        <w:ind w:firstLine="4"/>
        <w:jc w:val="both"/>
        <w:rPr>
          <w:rFonts w:ascii="Arial" w:hAnsi="Arial" w:cs="Arial"/>
          <w:sz w:val="20"/>
          <w:szCs w:val="20"/>
          <w:lang w:eastAsia="fr-CA"/>
        </w:rPr>
      </w:pPr>
    </w:p>
    <w:p w:rsidR="00853CCC" w:rsidRDefault="00853CCC" w:rsidP="00F111C8">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tab/>
        <w:t>Pour améliorer la base de donné</w:t>
      </w:r>
      <w:r w:rsidR="00665E5B">
        <w:rPr>
          <w:rFonts w:ascii="Arial" w:hAnsi="Arial" w:cs="Arial"/>
          <w:sz w:val="20"/>
          <w:szCs w:val="20"/>
          <w:lang w:eastAsia="fr-CA"/>
        </w:rPr>
        <w:t>es</w:t>
      </w:r>
      <w:r>
        <w:rPr>
          <w:rFonts w:ascii="Arial" w:hAnsi="Arial" w:cs="Arial"/>
          <w:sz w:val="20"/>
          <w:szCs w:val="20"/>
          <w:lang w:eastAsia="fr-CA"/>
        </w:rPr>
        <w:t xml:space="preserve"> </w:t>
      </w:r>
      <w:proofErr w:type="spellStart"/>
      <w:r>
        <w:rPr>
          <w:rFonts w:ascii="Arial" w:hAnsi="Arial" w:cs="Arial"/>
          <w:sz w:val="20"/>
          <w:szCs w:val="20"/>
          <w:lang w:eastAsia="fr-CA"/>
        </w:rPr>
        <w:t>MatLog</w:t>
      </w:r>
      <w:proofErr w:type="spellEnd"/>
      <w:r w:rsidR="00A35398">
        <w:rPr>
          <w:rFonts w:ascii="Arial" w:hAnsi="Arial" w:cs="Arial"/>
          <w:sz w:val="20"/>
          <w:szCs w:val="20"/>
          <w:lang w:eastAsia="fr-CA"/>
        </w:rPr>
        <w:t xml:space="preserve"> (Base de données de tous les </w:t>
      </w:r>
      <w:r w:rsidR="00A00451">
        <w:rPr>
          <w:rFonts w:ascii="Arial" w:hAnsi="Arial" w:cs="Arial"/>
          <w:sz w:val="20"/>
          <w:szCs w:val="20"/>
          <w:lang w:eastAsia="fr-CA"/>
        </w:rPr>
        <w:t>ordinateurs et logiciels du service de l’audiovisuel)</w:t>
      </w:r>
      <w:r>
        <w:rPr>
          <w:rFonts w:ascii="Arial" w:hAnsi="Arial" w:cs="Arial"/>
          <w:sz w:val="20"/>
          <w:szCs w:val="20"/>
          <w:lang w:eastAsia="fr-CA"/>
        </w:rPr>
        <w:t xml:space="preserve">, j’ai apporté plusieurs nouvelles </w:t>
      </w:r>
      <w:r w:rsidR="00665E5B">
        <w:rPr>
          <w:rFonts w:ascii="Arial" w:hAnsi="Arial" w:cs="Arial"/>
          <w:sz w:val="20"/>
          <w:szCs w:val="20"/>
          <w:lang w:eastAsia="fr-CA"/>
        </w:rPr>
        <w:t xml:space="preserve">idées </w:t>
      </w:r>
      <w:r>
        <w:rPr>
          <w:rFonts w:ascii="Arial" w:hAnsi="Arial" w:cs="Arial"/>
          <w:sz w:val="20"/>
          <w:szCs w:val="20"/>
          <w:lang w:eastAsia="fr-CA"/>
        </w:rPr>
        <w:t>et j’ai contribué de façon très active à l’amélioration des fonctions ajouté</w:t>
      </w:r>
      <w:r w:rsidR="00665E5B">
        <w:rPr>
          <w:rFonts w:ascii="Arial" w:hAnsi="Arial" w:cs="Arial"/>
          <w:sz w:val="20"/>
          <w:szCs w:val="20"/>
          <w:lang w:eastAsia="fr-CA"/>
        </w:rPr>
        <w:t>es</w:t>
      </w:r>
      <w:r>
        <w:rPr>
          <w:rFonts w:ascii="Arial" w:hAnsi="Arial" w:cs="Arial"/>
          <w:sz w:val="20"/>
          <w:szCs w:val="20"/>
          <w:lang w:eastAsia="fr-CA"/>
        </w:rPr>
        <w:t xml:space="preserve">. J’ai effectué plusieurs </w:t>
      </w:r>
      <w:r w:rsidR="00650A7B">
        <w:rPr>
          <w:rFonts w:ascii="Arial" w:hAnsi="Arial" w:cs="Arial"/>
          <w:sz w:val="20"/>
          <w:szCs w:val="20"/>
          <w:lang w:eastAsia="fr-CA"/>
        </w:rPr>
        <w:t>tests</w:t>
      </w:r>
      <w:r>
        <w:rPr>
          <w:rFonts w:ascii="Arial" w:hAnsi="Arial" w:cs="Arial"/>
          <w:sz w:val="20"/>
          <w:szCs w:val="20"/>
          <w:lang w:eastAsia="fr-CA"/>
        </w:rPr>
        <w:t xml:space="preserve"> et documenté les problèmes </w:t>
      </w:r>
      <w:r w:rsidR="00650A7B">
        <w:rPr>
          <w:rFonts w:ascii="Arial" w:hAnsi="Arial" w:cs="Arial"/>
          <w:sz w:val="20"/>
          <w:szCs w:val="20"/>
          <w:lang w:eastAsia="fr-CA"/>
        </w:rPr>
        <w:t>sur le logiciel Gemini afin que le programmeur Gabriel Com</w:t>
      </w:r>
      <w:r w:rsidR="00A00451">
        <w:rPr>
          <w:rFonts w:ascii="Arial" w:hAnsi="Arial" w:cs="Arial"/>
          <w:sz w:val="20"/>
          <w:szCs w:val="20"/>
          <w:lang w:eastAsia="fr-CA"/>
        </w:rPr>
        <w:t xml:space="preserve">, technicien en multimédia, </w:t>
      </w:r>
      <w:r w:rsidR="00650A7B">
        <w:rPr>
          <w:rFonts w:ascii="Arial" w:hAnsi="Arial" w:cs="Arial"/>
          <w:sz w:val="20"/>
          <w:szCs w:val="20"/>
          <w:lang w:eastAsia="fr-CA"/>
        </w:rPr>
        <w:t>puisse apporter les changements requis. Suite à de nombreuse</w:t>
      </w:r>
      <w:r w:rsidR="00AF15A6">
        <w:rPr>
          <w:rFonts w:ascii="Arial" w:hAnsi="Arial" w:cs="Arial"/>
          <w:sz w:val="20"/>
          <w:szCs w:val="20"/>
          <w:lang w:eastAsia="fr-CA"/>
        </w:rPr>
        <w:t>s</w:t>
      </w:r>
      <w:r w:rsidR="00650A7B">
        <w:rPr>
          <w:rFonts w:ascii="Arial" w:hAnsi="Arial" w:cs="Arial"/>
          <w:sz w:val="20"/>
          <w:szCs w:val="20"/>
          <w:lang w:eastAsia="fr-CA"/>
        </w:rPr>
        <w:t xml:space="preserve"> question</w:t>
      </w:r>
      <w:r w:rsidR="00AF15A6">
        <w:rPr>
          <w:rFonts w:ascii="Arial" w:hAnsi="Arial" w:cs="Arial"/>
          <w:sz w:val="20"/>
          <w:szCs w:val="20"/>
          <w:lang w:eastAsia="fr-CA"/>
        </w:rPr>
        <w:t>s</w:t>
      </w:r>
      <w:r w:rsidR="00650A7B">
        <w:rPr>
          <w:rFonts w:ascii="Arial" w:hAnsi="Arial" w:cs="Arial"/>
          <w:sz w:val="20"/>
          <w:szCs w:val="20"/>
          <w:lang w:eastAsia="fr-CA"/>
        </w:rPr>
        <w:t xml:space="preserve"> quant à l’utilisation de la base de donné</w:t>
      </w:r>
      <w:r w:rsidR="00665E5B">
        <w:rPr>
          <w:rFonts w:ascii="Arial" w:hAnsi="Arial" w:cs="Arial"/>
          <w:sz w:val="20"/>
          <w:szCs w:val="20"/>
          <w:lang w:eastAsia="fr-CA"/>
        </w:rPr>
        <w:t>es</w:t>
      </w:r>
      <w:r w:rsidR="00650A7B">
        <w:rPr>
          <w:rFonts w:ascii="Arial" w:hAnsi="Arial" w:cs="Arial"/>
          <w:sz w:val="20"/>
          <w:szCs w:val="20"/>
          <w:lang w:eastAsia="fr-CA"/>
        </w:rPr>
        <w:t>, j’ai décidé de cré</w:t>
      </w:r>
      <w:r w:rsidR="00665E5B">
        <w:rPr>
          <w:rFonts w:ascii="Arial" w:hAnsi="Arial" w:cs="Arial"/>
          <w:sz w:val="20"/>
          <w:szCs w:val="20"/>
          <w:lang w:eastAsia="fr-CA"/>
        </w:rPr>
        <w:t>er</w:t>
      </w:r>
      <w:r w:rsidR="00650A7B">
        <w:rPr>
          <w:rFonts w:ascii="Arial" w:hAnsi="Arial" w:cs="Arial"/>
          <w:sz w:val="20"/>
          <w:szCs w:val="20"/>
          <w:lang w:eastAsia="fr-CA"/>
        </w:rPr>
        <w:t xml:space="preserve"> un guide pour une utilisation plus facile et plus efficace.</w:t>
      </w:r>
    </w:p>
    <w:p w:rsidR="00A00451" w:rsidRPr="00A00451" w:rsidRDefault="00A00451" w:rsidP="00F111C8">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t>(</w:t>
      </w:r>
      <w:r>
        <w:rPr>
          <w:rFonts w:ascii="Arial" w:hAnsi="Arial" w:cs="Arial"/>
          <w:b/>
          <w:sz w:val="20"/>
          <w:szCs w:val="20"/>
          <w:lang w:eastAsia="fr-CA"/>
        </w:rPr>
        <w:t>Annexe 5</w:t>
      </w:r>
      <w:r>
        <w:rPr>
          <w:rFonts w:ascii="Arial" w:hAnsi="Arial" w:cs="Arial"/>
          <w:sz w:val="20"/>
          <w:szCs w:val="20"/>
          <w:lang w:eastAsia="fr-CA"/>
        </w:rPr>
        <w:t>)</w:t>
      </w:r>
    </w:p>
    <w:p w:rsidR="00650A7B" w:rsidRDefault="00650A7B" w:rsidP="00F111C8">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lastRenderedPageBreak/>
        <w:tab/>
      </w:r>
      <w:r w:rsidR="00AD6209">
        <w:rPr>
          <w:rFonts w:ascii="Arial" w:hAnsi="Arial" w:cs="Arial"/>
          <w:sz w:val="20"/>
          <w:szCs w:val="20"/>
          <w:lang w:eastAsia="fr-CA"/>
        </w:rPr>
        <w:t xml:space="preserve">Il y a tellement de configurations possibles dans un système d’exploitation comme Windows qu’il est impossible de se </w:t>
      </w:r>
      <w:r w:rsidR="0022327F">
        <w:rPr>
          <w:rFonts w:ascii="Arial" w:hAnsi="Arial" w:cs="Arial"/>
          <w:sz w:val="20"/>
          <w:szCs w:val="20"/>
          <w:lang w:eastAsia="fr-CA"/>
        </w:rPr>
        <w:t>souvenir</w:t>
      </w:r>
      <w:r w:rsidR="00AD6209">
        <w:rPr>
          <w:rFonts w:ascii="Arial" w:hAnsi="Arial" w:cs="Arial"/>
          <w:sz w:val="20"/>
          <w:szCs w:val="20"/>
          <w:lang w:eastAsia="fr-CA"/>
        </w:rPr>
        <w:t xml:space="preserve"> de tout ce qu’on apporte comme modification. Sans documentation, le travail devient vite fastidieux et compliqué. C’est pour cette raison que j’ai pris l’initiative de documenter tous les travaux de configuration et d’installation appliqu</w:t>
      </w:r>
      <w:r w:rsidR="0022327F">
        <w:rPr>
          <w:rFonts w:ascii="Arial" w:hAnsi="Arial" w:cs="Arial"/>
          <w:sz w:val="20"/>
          <w:szCs w:val="20"/>
          <w:lang w:eastAsia="fr-CA"/>
        </w:rPr>
        <w:t>és</w:t>
      </w:r>
      <w:r w:rsidR="00AD6209">
        <w:rPr>
          <w:rFonts w:ascii="Arial" w:hAnsi="Arial" w:cs="Arial"/>
          <w:sz w:val="20"/>
          <w:szCs w:val="20"/>
          <w:lang w:eastAsia="fr-CA"/>
        </w:rPr>
        <w:t xml:space="preserve"> sur les postes de salle</w:t>
      </w:r>
      <w:r w:rsidR="00AF15A6">
        <w:rPr>
          <w:rFonts w:ascii="Arial" w:hAnsi="Arial" w:cs="Arial"/>
          <w:sz w:val="20"/>
          <w:szCs w:val="20"/>
          <w:lang w:eastAsia="fr-CA"/>
        </w:rPr>
        <w:t>s</w:t>
      </w:r>
      <w:r w:rsidR="00AD6209">
        <w:rPr>
          <w:rFonts w:ascii="Arial" w:hAnsi="Arial" w:cs="Arial"/>
          <w:sz w:val="20"/>
          <w:szCs w:val="20"/>
          <w:lang w:eastAsia="fr-CA"/>
        </w:rPr>
        <w:t xml:space="preserve"> de cours et facultaire</w:t>
      </w:r>
      <w:r w:rsidR="00AF15A6">
        <w:rPr>
          <w:rFonts w:ascii="Arial" w:hAnsi="Arial" w:cs="Arial"/>
          <w:sz w:val="20"/>
          <w:szCs w:val="20"/>
          <w:lang w:eastAsia="fr-CA"/>
        </w:rPr>
        <w:t>s</w:t>
      </w:r>
      <w:r w:rsidR="00AD6209">
        <w:rPr>
          <w:rFonts w:ascii="Arial" w:hAnsi="Arial" w:cs="Arial"/>
          <w:sz w:val="20"/>
          <w:szCs w:val="20"/>
          <w:lang w:eastAsia="fr-CA"/>
        </w:rPr>
        <w:t>.</w:t>
      </w:r>
    </w:p>
    <w:p w:rsidR="00A00451" w:rsidRPr="00A00451" w:rsidRDefault="00A00451" w:rsidP="00F111C8">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t>(</w:t>
      </w:r>
      <w:r>
        <w:rPr>
          <w:rFonts w:ascii="Arial" w:hAnsi="Arial" w:cs="Arial"/>
          <w:b/>
          <w:sz w:val="20"/>
          <w:szCs w:val="20"/>
          <w:lang w:eastAsia="fr-CA"/>
        </w:rPr>
        <w:t>Annexe 4</w:t>
      </w:r>
      <w:r>
        <w:rPr>
          <w:rFonts w:ascii="Arial" w:hAnsi="Arial" w:cs="Arial"/>
          <w:sz w:val="20"/>
          <w:szCs w:val="20"/>
          <w:lang w:eastAsia="fr-CA"/>
        </w:rPr>
        <w:t>)</w:t>
      </w:r>
    </w:p>
    <w:p w:rsidR="004F2BEE" w:rsidRDefault="004F2BEE" w:rsidP="00F111C8">
      <w:pPr>
        <w:autoSpaceDE w:val="0"/>
        <w:autoSpaceDN w:val="0"/>
        <w:adjustRightInd w:val="0"/>
        <w:spacing w:after="0" w:line="240" w:lineRule="auto"/>
        <w:ind w:firstLine="4"/>
        <w:jc w:val="both"/>
        <w:rPr>
          <w:rFonts w:ascii="Arial" w:hAnsi="Arial" w:cs="Arial"/>
          <w:sz w:val="20"/>
          <w:szCs w:val="20"/>
          <w:lang w:eastAsia="fr-CA"/>
        </w:rPr>
      </w:pPr>
    </w:p>
    <w:p w:rsidR="004F2BEE" w:rsidRDefault="004F2BEE" w:rsidP="00F111C8">
      <w:pPr>
        <w:autoSpaceDE w:val="0"/>
        <w:autoSpaceDN w:val="0"/>
        <w:adjustRightInd w:val="0"/>
        <w:spacing w:after="0" w:line="240" w:lineRule="auto"/>
        <w:ind w:firstLine="4"/>
        <w:jc w:val="both"/>
        <w:rPr>
          <w:rFonts w:ascii="Arial" w:hAnsi="Arial" w:cs="Arial"/>
          <w:b/>
          <w:sz w:val="20"/>
          <w:szCs w:val="20"/>
          <w:lang w:eastAsia="fr-CA"/>
        </w:rPr>
      </w:pPr>
      <w:r>
        <w:rPr>
          <w:rFonts w:ascii="Arial" w:hAnsi="Arial" w:cs="Arial"/>
          <w:b/>
          <w:sz w:val="20"/>
          <w:szCs w:val="20"/>
          <w:lang w:eastAsia="fr-CA"/>
        </w:rPr>
        <w:t>II.</w:t>
      </w:r>
      <w:r>
        <w:rPr>
          <w:rFonts w:ascii="Arial" w:hAnsi="Arial" w:cs="Arial"/>
          <w:b/>
          <w:sz w:val="20"/>
          <w:szCs w:val="20"/>
          <w:lang w:eastAsia="fr-CA"/>
        </w:rPr>
        <w:tab/>
      </w:r>
      <w:r w:rsidRPr="004F2BEE">
        <w:rPr>
          <w:rFonts w:ascii="Arial" w:hAnsi="Arial" w:cs="Arial"/>
          <w:b/>
          <w:sz w:val="20"/>
          <w:szCs w:val="20"/>
          <w:lang w:eastAsia="fr-CA"/>
        </w:rPr>
        <w:t>Décrivez les résultats obtenus suite à ces projets ou travaux.</w:t>
      </w:r>
    </w:p>
    <w:p w:rsidR="004F2BEE" w:rsidRDefault="004F2BEE" w:rsidP="00F111C8">
      <w:pPr>
        <w:autoSpaceDE w:val="0"/>
        <w:autoSpaceDN w:val="0"/>
        <w:adjustRightInd w:val="0"/>
        <w:spacing w:after="0" w:line="240" w:lineRule="auto"/>
        <w:ind w:firstLine="4"/>
        <w:jc w:val="both"/>
        <w:rPr>
          <w:rFonts w:ascii="Arial" w:hAnsi="Arial" w:cs="Arial"/>
          <w:b/>
          <w:sz w:val="20"/>
          <w:szCs w:val="20"/>
          <w:lang w:eastAsia="fr-CA"/>
        </w:rPr>
      </w:pPr>
    </w:p>
    <w:p w:rsidR="004F2BEE" w:rsidRDefault="004F2BEE" w:rsidP="00F111C8">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b/>
          <w:sz w:val="20"/>
          <w:szCs w:val="20"/>
          <w:lang w:eastAsia="fr-CA"/>
        </w:rPr>
        <w:tab/>
      </w:r>
      <w:r w:rsidR="0077109C">
        <w:rPr>
          <w:rFonts w:ascii="Arial" w:hAnsi="Arial" w:cs="Arial"/>
          <w:sz w:val="20"/>
          <w:szCs w:val="20"/>
          <w:lang w:eastAsia="fr-CA"/>
        </w:rPr>
        <w:t>Avant l’implantation du serveur d’image, les donné</w:t>
      </w:r>
      <w:r w:rsidR="00AF15A6">
        <w:rPr>
          <w:rFonts w:ascii="Arial" w:hAnsi="Arial" w:cs="Arial"/>
          <w:sz w:val="20"/>
          <w:szCs w:val="20"/>
          <w:lang w:eastAsia="fr-CA"/>
        </w:rPr>
        <w:t>e</w:t>
      </w:r>
      <w:r w:rsidR="0077109C">
        <w:rPr>
          <w:rFonts w:ascii="Arial" w:hAnsi="Arial" w:cs="Arial"/>
          <w:sz w:val="20"/>
          <w:szCs w:val="20"/>
          <w:lang w:eastAsia="fr-CA"/>
        </w:rPr>
        <w:t>s pouvaient se retrouver autant sur le serveur de l’audiovisuel que sur un disque dur portatif. Trouve</w:t>
      </w:r>
      <w:r w:rsidR="0022327F">
        <w:rPr>
          <w:rFonts w:ascii="Arial" w:hAnsi="Arial" w:cs="Arial"/>
          <w:sz w:val="20"/>
          <w:szCs w:val="20"/>
          <w:lang w:eastAsia="fr-CA"/>
        </w:rPr>
        <w:t>r</w:t>
      </w:r>
      <w:r w:rsidR="0077109C">
        <w:rPr>
          <w:rFonts w:ascii="Arial" w:hAnsi="Arial" w:cs="Arial"/>
          <w:sz w:val="20"/>
          <w:szCs w:val="20"/>
          <w:lang w:eastAsia="fr-CA"/>
        </w:rPr>
        <w:t xml:space="preserve"> l’image pouvait s’avérer difficile et long. De plus, les donné</w:t>
      </w:r>
      <w:r w:rsidR="00AF15A6">
        <w:rPr>
          <w:rFonts w:ascii="Arial" w:hAnsi="Arial" w:cs="Arial"/>
          <w:sz w:val="20"/>
          <w:szCs w:val="20"/>
          <w:lang w:eastAsia="fr-CA"/>
        </w:rPr>
        <w:t>e</w:t>
      </w:r>
      <w:r w:rsidR="0077109C">
        <w:rPr>
          <w:rFonts w:ascii="Arial" w:hAnsi="Arial" w:cs="Arial"/>
          <w:sz w:val="20"/>
          <w:szCs w:val="20"/>
          <w:lang w:eastAsia="fr-CA"/>
        </w:rPr>
        <w:t xml:space="preserve">s écrites sur un disque portatif sont plus </w:t>
      </w:r>
      <w:r w:rsidR="00076EE4">
        <w:rPr>
          <w:rFonts w:ascii="Arial" w:hAnsi="Arial" w:cs="Arial"/>
          <w:sz w:val="20"/>
          <w:szCs w:val="20"/>
          <w:lang w:eastAsia="fr-CA"/>
        </w:rPr>
        <w:t>sujet</w:t>
      </w:r>
      <w:r w:rsidR="0022327F">
        <w:rPr>
          <w:rFonts w:ascii="Arial" w:hAnsi="Arial" w:cs="Arial"/>
          <w:sz w:val="20"/>
          <w:szCs w:val="20"/>
          <w:lang w:eastAsia="fr-CA"/>
        </w:rPr>
        <w:t>tes</w:t>
      </w:r>
      <w:r w:rsidR="00AF15A6">
        <w:rPr>
          <w:rFonts w:ascii="Arial" w:hAnsi="Arial" w:cs="Arial"/>
          <w:sz w:val="20"/>
          <w:szCs w:val="20"/>
          <w:lang w:eastAsia="fr-CA"/>
        </w:rPr>
        <w:t xml:space="preserve"> à être effacées</w:t>
      </w:r>
      <w:r w:rsidR="0077109C">
        <w:rPr>
          <w:rFonts w:ascii="Arial" w:hAnsi="Arial" w:cs="Arial"/>
          <w:sz w:val="20"/>
          <w:szCs w:val="20"/>
          <w:lang w:eastAsia="fr-CA"/>
        </w:rPr>
        <w:t xml:space="preserve"> en cas de bris ou de perte. Sur le serveur d’image, les donné</w:t>
      </w:r>
      <w:r w:rsidR="00AF15A6">
        <w:rPr>
          <w:rFonts w:ascii="Arial" w:hAnsi="Arial" w:cs="Arial"/>
          <w:sz w:val="20"/>
          <w:szCs w:val="20"/>
          <w:lang w:eastAsia="fr-CA"/>
        </w:rPr>
        <w:t>es sont centralisées</w:t>
      </w:r>
      <w:r w:rsidR="00A82A01">
        <w:rPr>
          <w:rFonts w:ascii="Arial" w:hAnsi="Arial" w:cs="Arial"/>
          <w:sz w:val="20"/>
          <w:szCs w:val="20"/>
          <w:lang w:eastAsia="fr-CA"/>
        </w:rPr>
        <w:t>,</w:t>
      </w:r>
      <w:r w:rsidR="0077109C">
        <w:rPr>
          <w:rFonts w:ascii="Arial" w:hAnsi="Arial" w:cs="Arial"/>
          <w:sz w:val="20"/>
          <w:szCs w:val="20"/>
          <w:lang w:eastAsia="fr-CA"/>
        </w:rPr>
        <w:t xml:space="preserve"> et en sécurité</w:t>
      </w:r>
      <w:r w:rsidR="00A82A01">
        <w:rPr>
          <w:rFonts w:ascii="Arial" w:hAnsi="Arial" w:cs="Arial"/>
          <w:sz w:val="20"/>
          <w:szCs w:val="20"/>
          <w:lang w:eastAsia="fr-CA"/>
        </w:rPr>
        <w:t>,</w:t>
      </w:r>
      <w:r w:rsidR="0077109C">
        <w:rPr>
          <w:rFonts w:ascii="Arial" w:hAnsi="Arial" w:cs="Arial"/>
          <w:sz w:val="20"/>
          <w:szCs w:val="20"/>
          <w:lang w:eastAsia="fr-CA"/>
        </w:rPr>
        <w:t xml:space="preserve"> </w:t>
      </w:r>
      <w:r w:rsidR="00076EE4">
        <w:rPr>
          <w:rFonts w:ascii="Arial" w:hAnsi="Arial" w:cs="Arial"/>
          <w:sz w:val="20"/>
          <w:szCs w:val="20"/>
          <w:lang w:eastAsia="fr-CA"/>
        </w:rPr>
        <w:t>grâce</w:t>
      </w:r>
      <w:r w:rsidR="0077109C">
        <w:rPr>
          <w:rFonts w:ascii="Arial" w:hAnsi="Arial" w:cs="Arial"/>
          <w:sz w:val="20"/>
          <w:szCs w:val="20"/>
          <w:lang w:eastAsia="fr-CA"/>
        </w:rPr>
        <w:t xml:space="preserve"> à une redondance</w:t>
      </w:r>
      <w:r w:rsidR="00076EE4">
        <w:rPr>
          <w:rFonts w:ascii="Arial" w:hAnsi="Arial" w:cs="Arial"/>
          <w:sz w:val="20"/>
          <w:szCs w:val="20"/>
          <w:lang w:eastAsia="fr-CA"/>
        </w:rPr>
        <w:t xml:space="preserve"> en temps réel</w:t>
      </w:r>
      <w:r w:rsidR="0077109C">
        <w:rPr>
          <w:rFonts w:ascii="Arial" w:hAnsi="Arial" w:cs="Arial"/>
          <w:sz w:val="20"/>
          <w:szCs w:val="20"/>
          <w:lang w:eastAsia="fr-CA"/>
        </w:rPr>
        <w:t xml:space="preserve"> et à une </w:t>
      </w:r>
      <w:r w:rsidR="00076EE4">
        <w:rPr>
          <w:rFonts w:ascii="Arial" w:hAnsi="Arial" w:cs="Arial"/>
          <w:sz w:val="20"/>
          <w:szCs w:val="20"/>
          <w:lang w:eastAsia="fr-CA"/>
        </w:rPr>
        <w:t>sauvegarde</w:t>
      </w:r>
      <w:r w:rsidR="0077109C">
        <w:rPr>
          <w:rFonts w:ascii="Arial" w:hAnsi="Arial" w:cs="Arial"/>
          <w:sz w:val="20"/>
          <w:szCs w:val="20"/>
          <w:lang w:eastAsia="fr-CA"/>
        </w:rPr>
        <w:t xml:space="preserve"> quotidienne. De plus, </w:t>
      </w:r>
      <w:r w:rsidR="00EE0D63">
        <w:rPr>
          <w:rFonts w:ascii="Arial" w:hAnsi="Arial" w:cs="Arial"/>
          <w:sz w:val="20"/>
          <w:szCs w:val="20"/>
          <w:lang w:eastAsia="fr-CA"/>
        </w:rPr>
        <w:t xml:space="preserve">la rapidité de </w:t>
      </w:r>
      <w:r w:rsidR="00076EE4">
        <w:rPr>
          <w:rFonts w:ascii="Arial" w:hAnsi="Arial" w:cs="Arial"/>
          <w:sz w:val="20"/>
          <w:szCs w:val="20"/>
          <w:lang w:eastAsia="fr-CA"/>
        </w:rPr>
        <w:t>déploiement</w:t>
      </w:r>
      <w:r w:rsidR="00EE0D63">
        <w:rPr>
          <w:rFonts w:ascii="Arial" w:hAnsi="Arial" w:cs="Arial"/>
          <w:sz w:val="20"/>
          <w:szCs w:val="20"/>
          <w:lang w:eastAsia="fr-CA"/>
        </w:rPr>
        <w:t xml:space="preserve"> est </w:t>
      </w:r>
      <w:r w:rsidR="00076EE4">
        <w:rPr>
          <w:rFonts w:ascii="Arial" w:hAnsi="Arial" w:cs="Arial"/>
          <w:sz w:val="20"/>
          <w:szCs w:val="20"/>
          <w:lang w:eastAsia="fr-CA"/>
        </w:rPr>
        <w:t>augmentée</w:t>
      </w:r>
      <w:r w:rsidR="00EE0D63">
        <w:rPr>
          <w:rFonts w:ascii="Arial" w:hAnsi="Arial" w:cs="Arial"/>
          <w:sz w:val="20"/>
          <w:szCs w:val="20"/>
          <w:lang w:eastAsia="fr-CA"/>
        </w:rPr>
        <w:t xml:space="preserve"> de façon considérable</w:t>
      </w:r>
      <w:r w:rsidR="00076EE4">
        <w:rPr>
          <w:rFonts w:ascii="Arial" w:hAnsi="Arial" w:cs="Arial"/>
          <w:sz w:val="20"/>
          <w:szCs w:val="20"/>
          <w:lang w:eastAsia="fr-CA"/>
        </w:rPr>
        <w:t xml:space="preserve"> par rapport </w:t>
      </w:r>
      <w:r w:rsidR="00116C1A" w:rsidRPr="006F6315">
        <w:rPr>
          <w:rFonts w:ascii="Arial" w:hAnsi="Arial" w:cs="Arial"/>
          <w:sz w:val="20"/>
          <w:szCs w:val="20"/>
          <w:lang w:eastAsia="fr-CA"/>
        </w:rPr>
        <w:t>à un</w:t>
      </w:r>
      <w:r w:rsidR="00076EE4" w:rsidRPr="006F6315">
        <w:rPr>
          <w:rFonts w:ascii="Arial" w:hAnsi="Arial" w:cs="Arial"/>
          <w:sz w:val="20"/>
          <w:szCs w:val="20"/>
          <w:lang w:eastAsia="fr-CA"/>
        </w:rPr>
        <w:t xml:space="preserve"> disque dur portatif</w:t>
      </w:r>
      <w:r w:rsidR="00EE0D63" w:rsidRPr="006F6315">
        <w:rPr>
          <w:rFonts w:ascii="Arial" w:hAnsi="Arial" w:cs="Arial"/>
          <w:sz w:val="20"/>
          <w:szCs w:val="20"/>
          <w:lang w:eastAsia="fr-CA"/>
        </w:rPr>
        <w:t xml:space="preserve"> et elle permet d</w:t>
      </w:r>
      <w:r w:rsidR="00076EE4" w:rsidRPr="006F6315">
        <w:rPr>
          <w:rFonts w:ascii="Arial" w:hAnsi="Arial" w:cs="Arial"/>
          <w:sz w:val="20"/>
          <w:szCs w:val="20"/>
          <w:lang w:eastAsia="fr-CA"/>
        </w:rPr>
        <w:t>e</w:t>
      </w:r>
      <w:r w:rsidR="00EE0D63" w:rsidRPr="006F6315">
        <w:rPr>
          <w:rFonts w:ascii="Arial" w:hAnsi="Arial" w:cs="Arial"/>
          <w:sz w:val="20"/>
          <w:szCs w:val="20"/>
          <w:lang w:eastAsia="fr-CA"/>
        </w:rPr>
        <w:t xml:space="preserve"> faire plusieurs</w:t>
      </w:r>
      <w:r w:rsidR="00076EE4" w:rsidRPr="006F6315">
        <w:rPr>
          <w:rFonts w:ascii="Arial" w:hAnsi="Arial" w:cs="Arial"/>
          <w:sz w:val="20"/>
          <w:szCs w:val="20"/>
          <w:lang w:eastAsia="fr-CA"/>
        </w:rPr>
        <w:t xml:space="preserve"> ordinateurs</w:t>
      </w:r>
      <w:r w:rsidR="00EE0D63" w:rsidRPr="006F6315">
        <w:rPr>
          <w:rFonts w:ascii="Arial" w:hAnsi="Arial" w:cs="Arial"/>
          <w:sz w:val="20"/>
          <w:szCs w:val="20"/>
          <w:lang w:eastAsia="fr-CA"/>
        </w:rPr>
        <w:t xml:space="preserve"> </w:t>
      </w:r>
      <w:r w:rsidR="00116C1A" w:rsidRPr="006F6315">
        <w:rPr>
          <w:rFonts w:ascii="Arial" w:hAnsi="Arial" w:cs="Arial"/>
          <w:sz w:val="20"/>
          <w:szCs w:val="20"/>
          <w:lang w:eastAsia="fr-CA"/>
        </w:rPr>
        <w:t>en même temps avec une vitesse pouvant aller jusqu’à trois fois plus vite que le USB.</w:t>
      </w:r>
      <w:r w:rsidR="00116C1A">
        <w:rPr>
          <w:rFonts w:ascii="Arial" w:hAnsi="Arial" w:cs="Arial"/>
          <w:color w:val="FFC000"/>
          <w:sz w:val="20"/>
          <w:szCs w:val="20"/>
          <w:lang w:eastAsia="fr-CA"/>
        </w:rPr>
        <w:t xml:space="preserve"> </w:t>
      </w:r>
      <w:r w:rsidR="00EE0D63">
        <w:rPr>
          <w:rFonts w:ascii="Arial" w:hAnsi="Arial" w:cs="Arial"/>
          <w:sz w:val="20"/>
          <w:szCs w:val="20"/>
          <w:lang w:eastAsia="fr-CA"/>
        </w:rPr>
        <w:t xml:space="preserve"> </w:t>
      </w:r>
      <w:r w:rsidR="00CD2D5C">
        <w:rPr>
          <w:rFonts w:ascii="Arial" w:hAnsi="Arial" w:cs="Arial"/>
          <w:sz w:val="20"/>
          <w:szCs w:val="20"/>
          <w:lang w:eastAsia="fr-CA"/>
        </w:rPr>
        <w:t xml:space="preserve">Cette technique </w:t>
      </w:r>
      <w:r w:rsidR="00EE0D63">
        <w:rPr>
          <w:rFonts w:ascii="Arial" w:hAnsi="Arial" w:cs="Arial"/>
          <w:sz w:val="20"/>
          <w:szCs w:val="20"/>
          <w:lang w:eastAsia="fr-CA"/>
        </w:rPr>
        <w:t>est d’une efficacité et d’une fiabilité considérable</w:t>
      </w:r>
      <w:r w:rsidR="0022327F">
        <w:rPr>
          <w:rFonts w:ascii="Arial" w:hAnsi="Arial" w:cs="Arial"/>
          <w:sz w:val="20"/>
          <w:szCs w:val="20"/>
          <w:lang w:eastAsia="fr-CA"/>
        </w:rPr>
        <w:t>s</w:t>
      </w:r>
      <w:r w:rsidR="00EE0D63">
        <w:rPr>
          <w:rFonts w:ascii="Arial" w:hAnsi="Arial" w:cs="Arial"/>
          <w:sz w:val="20"/>
          <w:szCs w:val="20"/>
          <w:lang w:eastAsia="fr-CA"/>
        </w:rPr>
        <w:t xml:space="preserve">. De plus, lorsque </w:t>
      </w:r>
      <w:r w:rsidR="00A00451">
        <w:rPr>
          <w:rFonts w:ascii="Arial" w:hAnsi="Arial" w:cs="Arial"/>
          <w:sz w:val="20"/>
          <w:szCs w:val="20"/>
          <w:lang w:eastAsia="fr-CA"/>
        </w:rPr>
        <w:t>le technicien de soutien média Daniel Gendron, situé dans un autre campus</w:t>
      </w:r>
      <w:r w:rsidR="00EE0D63">
        <w:rPr>
          <w:rFonts w:ascii="Arial" w:hAnsi="Arial" w:cs="Arial"/>
          <w:sz w:val="20"/>
          <w:szCs w:val="20"/>
          <w:lang w:eastAsia="fr-CA"/>
        </w:rPr>
        <w:t>, met à jour l’image des salles de cours, il nous est possible d’y avoir accès le lendemain à une vitesse 10x plus grande que sur le serveur du service</w:t>
      </w:r>
      <w:r w:rsidR="00076EE4">
        <w:rPr>
          <w:rFonts w:ascii="Arial" w:hAnsi="Arial" w:cs="Arial"/>
          <w:sz w:val="20"/>
          <w:szCs w:val="20"/>
          <w:lang w:eastAsia="fr-CA"/>
        </w:rPr>
        <w:t xml:space="preserve"> de l’audiovisuel</w:t>
      </w:r>
      <w:r w:rsidR="00EE0D63">
        <w:rPr>
          <w:rFonts w:ascii="Arial" w:hAnsi="Arial" w:cs="Arial"/>
          <w:sz w:val="20"/>
          <w:szCs w:val="20"/>
          <w:lang w:eastAsia="fr-CA"/>
        </w:rPr>
        <w:t xml:space="preserve">. </w:t>
      </w:r>
      <w:r w:rsidR="00076EE4">
        <w:rPr>
          <w:rFonts w:ascii="Arial" w:hAnsi="Arial" w:cs="Arial"/>
          <w:sz w:val="20"/>
          <w:szCs w:val="20"/>
          <w:lang w:eastAsia="fr-CA"/>
        </w:rPr>
        <w:t xml:space="preserve">La façon de travailler </w:t>
      </w:r>
      <w:r w:rsidR="00CD2D5C">
        <w:rPr>
          <w:rFonts w:ascii="Arial" w:hAnsi="Arial" w:cs="Arial"/>
          <w:sz w:val="20"/>
          <w:szCs w:val="20"/>
          <w:lang w:eastAsia="fr-CA"/>
        </w:rPr>
        <w:t>a</w:t>
      </w:r>
      <w:r w:rsidR="00076EE4">
        <w:rPr>
          <w:rFonts w:ascii="Arial" w:hAnsi="Arial" w:cs="Arial"/>
          <w:sz w:val="20"/>
          <w:szCs w:val="20"/>
          <w:lang w:eastAsia="fr-CA"/>
        </w:rPr>
        <w:t xml:space="preserve"> été modifi</w:t>
      </w:r>
      <w:r w:rsidR="0015257B">
        <w:rPr>
          <w:rFonts w:ascii="Arial" w:hAnsi="Arial" w:cs="Arial"/>
          <w:sz w:val="20"/>
          <w:szCs w:val="20"/>
          <w:lang w:eastAsia="fr-CA"/>
        </w:rPr>
        <w:t>ée</w:t>
      </w:r>
      <w:r w:rsidR="00076EE4">
        <w:rPr>
          <w:rFonts w:ascii="Arial" w:hAnsi="Arial" w:cs="Arial"/>
          <w:sz w:val="20"/>
          <w:szCs w:val="20"/>
          <w:lang w:eastAsia="fr-CA"/>
        </w:rPr>
        <w:t xml:space="preserve"> pour le mieux en plus d’assurer la continuité du dépannage en l’absence des techniciens responsables.</w:t>
      </w:r>
    </w:p>
    <w:p w:rsidR="00D26396" w:rsidRDefault="00D26396" w:rsidP="00F111C8">
      <w:pPr>
        <w:autoSpaceDE w:val="0"/>
        <w:autoSpaceDN w:val="0"/>
        <w:adjustRightInd w:val="0"/>
        <w:spacing w:after="0" w:line="240" w:lineRule="auto"/>
        <w:ind w:firstLine="4"/>
        <w:jc w:val="both"/>
        <w:rPr>
          <w:rFonts w:ascii="Arial" w:hAnsi="Arial" w:cs="Arial"/>
          <w:sz w:val="20"/>
          <w:szCs w:val="20"/>
          <w:lang w:eastAsia="fr-CA"/>
        </w:rPr>
      </w:pPr>
    </w:p>
    <w:p w:rsidR="00D26396" w:rsidRDefault="00D26396" w:rsidP="00F111C8">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tab/>
        <w:t xml:space="preserve">Suite aux modifications </w:t>
      </w:r>
      <w:r w:rsidR="00915598">
        <w:rPr>
          <w:rFonts w:ascii="Arial" w:hAnsi="Arial" w:cs="Arial"/>
          <w:sz w:val="20"/>
          <w:szCs w:val="20"/>
          <w:lang w:eastAsia="fr-CA"/>
        </w:rPr>
        <w:t>apportées</w:t>
      </w:r>
      <w:r>
        <w:rPr>
          <w:rFonts w:ascii="Arial" w:hAnsi="Arial" w:cs="Arial"/>
          <w:sz w:val="20"/>
          <w:szCs w:val="20"/>
          <w:lang w:eastAsia="fr-CA"/>
        </w:rPr>
        <w:t xml:space="preserve"> à la base de </w:t>
      </w:r>
      <w:r w:rsidR="004A679E">
        <w:rPr>
          <w:rFonts w:ascii="Arial" w:hAnsi="Arial" w:cs="Arial"/>
          <w:sz w:val="20"/>
          <w:szCs w:val="20"/>
          <w:lang w:eastAsia="fr-CA"/>
        </w:rPr>
        <w:t>données</w:t>
      </w:r>
      <w:r>
        <w:rPr>
          <w:rFonts w:ascii="Arial" w:hAnsi="Arial" w:cs="Arial"/>
          <w:sz w:val="20"/>
          <w:szCs w:val="20"/>
          <w:lang w:eastAsia="fr-CA"/>
        </w:rPr>
        <w:t xml:space="preserve"> </w:t>
      </w:r>
      <w:proofErr w:type="spellStart"/>
      <w:r>
        <w:rPr>
          <w:rFonts w:ascii="Arial" w:hAnsi="Arial" w:cs="Arial"/>
          <w:sz w:val="20"/>
          <w:szCs w:val="20"/>
          <w:lang w:eastAsia="fr-CA"/>
        </w:rPr>
        <w:t>MatLog</w:t>
      </w:r>
      <w:proofErr w:type="spellEnd"/>
      <w:r>
        <w:rPr>
          <w:rFonts w:ascii="Arial" w:hAnsi="Arial" w:cs="Arial"/>
          <w:sz w:val="20"/>
          <w:szCs w:val="20"/>
          <w:lang w:eastAsia="fr-CA"/>
        </w:rPr>
        <w:t>, il y a eu une grande amélioration de la recherche des donné</w:t>
      </w:r>
      <w:r w:rsidR="00915598">
        <w:rPr>
          <w:rFonts w:ascii="Arial" w:hAnsi="Arial" w:cs="Arial"/>
          <w:sz w:val="20"/>
          <w:szCs w:val="20"/>
          <w:lang w:eastAsia="fr-CA"/>
        </w:rPr>
        <w:t>es</w:t>
      </w:r>
      <w:r>
        <w:rPr>
          <w:rFonts w:ascii="Arial" w:hAnsi="Arial" w:cs="Arial"/>
          <w:sz w:val="20"/>
          <w:szCs w:val="20"/>
          <w:lang w:eastAsia="fr-CA"/>
        </w:rPr>
        <w:t xml:space="preserve"> </w:t>
      </w:r>
      <w:r w:rsidR="00915598">
        <w:rPr>
          <w:rFonts w:ascii="Arial" w:hAnsi="Arial" w:cs="Arial"/>
          <w:sz w:val="20"/>
          <w:szCs w:val="20"/>
          <w:lang w:eastAsia="fr-CA"/>
        </w:rPr>
        <w:t>inscrites</w:t>
      </w:r>
      <w:r>
        <w:rPr>
          <w:rFonts w:ascii="Arial" w:hAnsi="Arial" w:cs="Arial"/>
          <w:sz w:val="20"/>
          <w:szCs w:val="20"/>
          <w:lang w:eastAsia="fr-CA"/>
        </w:rPr>
        <w:t xml:space="preserve"> ainsi qu’une </w:t>
      </w:r>
      <w:r w:rsidR="004A679E">
        <w:rPr>
          <w:rFonts w:ascii="Arial" w:hAnsi="Arial" w:cs="Arial"/>
          <w:sz w:val="20"/>
          <w:szCs w:val="20"/>
          <w:lang w:eastAsia="fr-CA"/>
        </w:rPr>
        <w:t>meilleure</w:t>
      </w:r>
      <w:r>
        <w:rPr>
          <w:rFonts w:ascii="Arial" w:hAnsi="Arial" w:cs="Arial"/>
          <w:sz w:val="20"/>
          <w:szCs w:val="20"/>
          <w:lang w:eastAsia="fr-CA"/>
        </w:rPr>
        <w:t xml:space="preserve"> gestion de </w:t>
      </w:r>
      <w:r w:rsidR="004A679E">
        <w:rPr>
          <w:rFonts w:ascii="Arial" w:hAnsi="Arial" w:cs="Arial"/>
          <w:sz w:val="20"/>
          <w:szCs w:val="20"/>
          <w:lang w:eastAsia="fr-CA"/>
        </w:rPr>
        <w:t>l’information</w:t>
      </w:r>
      <w:r>
        <w:rPr>
          <w:rFonts w:ascii="Arial" w:hAnsi="Arial" w:cs="Arial"/>
          <w:sz w:val="20"/>
          <w:szCs w:val="20"/>
          <w:lang w:eastAsia="fr-CA"/>
        </w:rPr>
        <w:t>. Dans l’ancienne base de donné</w:t>
      </w:r>
      <w:r w:rsidR="004A679E">
        <w:rPr>
          <w:rFonts w:ascii="Arial" w:hAnsi="Arial" w:cs="Arial"/>
          <w:sz w:val="20"/>
          <w:szCs w:val="20"/>
          <w:lang w:eastAsia="fr-CA"/>
        </w:rPr>
        <w:t>es</w:t>
      </w:r>
      <w:r>
        <w:rPr>
          <w:rFonts w:ascii="Arial" w:hAnsi="Arial" w:cs="Arial"/>
          <w:sz w:val="20"/>
          <w:szCs w:val="20"/>
          <w:lang w:eastAsia="fr-CA"/>
        </w:rPr>
        <w:t>, un manque de latitude m’</w:t>
      </w:r>
      <w:r w:rsidR="004A679E">
        <w:rPr>
          <w:rFonts w:ascii="Arial" w:hAnsi="Arial" w:cs="Arial"/>
          <w:sz w:val="20"/>
          <w:szCs w:val="20"/>
          <w:lang w:eastAsia="fr-CA"/>
        </w:rPr>
        <w:t>obligeait</w:t>
      </w:r>
      <w:r w:rsidR="00915598">
        <w:rPr>
          <w:rFonts w:ascii="Arial" w:hAnsi="Arial" w:cs="Arial"/>
          <w:sz w:val="20"/>
          <w:szCs w:val="20"/>
          <w:lang w:eastAsia="fr-CA"/>
        </w:rPr>
        <w:t xml:space="preserve"> souvent</w:t>
      </w:r>
      <w:r>
        <w:rPr>
          <w:rFonts w:ascii="Arial" w:hAnsi="Arial" w:cs="Arial"/>
          <w:sz w:val="20"/>
          <w:szCs w:val="20"/>
          <w:lang w:eastAsia="fr-CA"/>
        </w:rPr>
        <w:t xml:space="preserve"> à remp</w:t>
      </w:r>
      <w:r w:rsidR="00890984">
        <w:rPr>
          <w:rFonts w:ascii="Arial" w:hAnsi="Arial" w:cs="Arial"/>
          <w:sz w:val="20"/>
          <w:szCs w:val="20"/>
          <w:lang w:eastAsia="fr-CA"/>
        </w:rPr>
        <w:t xml:space="preserve">lir le champ note </w:t>
      </w:r>
      <w:r w:rsidR="00890984" w:rsidRPr="00BA724D">
        <w:rPr>
          <w:rFonts w:ascii="Arial" w:hAnsi="Arial" w:cs="Arial"/>
          <w:sz w:val="20"/>
          <w:szCs w:val="20"/>
          <w:lang w:eastAsia="fr-CA"/>
        </w:rPr>
        <w:t>plutôt que de</w:t>
      </w:r>
      <w:r w:rsidR="00915598" w:rsidRPr="00BA724D">
        <w:rPr>
          <w:rFonts w:ascii="Arial" w:hAnsi="Arial" w:cs="Arial"/>
          <w:sz w:val="20"/>
          <w:szCs w:val="20"/>
          <w:lang w:eastAsia="fr-CA"/>
        </w:rPr>
        <w:t xml:space="preserve"> </w:t>
      </w:r>
      <w:r w:rsidRPr="00BA724D">
        <w:rPr>
          <w:rFonts w:ascii="Arial" w:hAnsi="Arial" w:cs="Arial"/>
          <w:sz w:val="20"/>
          <w:szCs w:val="20"/>
          <w:lang w:eastAsia="fr-CA"/>
        </w:rPr>
        <w:t>remplir</w:t>
      </w:r>
      <w:r w:rsidR="004A679E" w:rsidRPr="00BA724D">
        <w:rPr>
          <w:rFonts w:ascii="Arial" w:hAnsi="Arial" w:cs="Arial"/>
          <w:sz w:val="20"/>
          <w:szCs w:val="20"/>
          <w:lang w:eastAsia="fr-CA"/>
        </w:rPr>
        <w:t xml:space="preserve"> l’information</w:t>
      </w:r>
      <w:r w:rsidRPr="00BA724D">
        <w:rPr>
          <w:rFonts w:ascii="Arial" w:hAnsi="Arial" w:cs="Arial"/>
          <w:sz w:val="20"/>
          <w:szCs w:val="20"/>
          <w:lang w:eastAsia="fr-CA"/>
        </w:rPr>
        <w:t xml:space="preserve"> </w:t>
      </w:r>
      <w:r w:rsidR="00915598" w:rsidRPr="00BA724D">
        <w:rPr>
          <w:rFonts w:ascii="Arial" w:hAnsi="Arial" w:cs="Arial"/>
          <w:sz w:val="20"/>
          <w:szCs w:val="20"/>
          <w:lang w:eastAsia="fr-CA"/>
        </w:rPr>
        <w:t>au bon endroit</w:t>
      </w:r>
      <w:r w:rsidRPr="00BA724D">
        <w:rPr>
          <w:rFonts w:ascii="Arial" w:hAnsi="Arial" w:cs="Arial"/>
          <w:color w:val="92D050"/>
          <w:sz w:val="20"/>
          <w:szCs w:val="20"/>
          <w:lang w:eastAsia="fr-CA"/>
        </w:rPr>
        <w:t>.</w:t>
      </w:r>
      <w:r w:rsidR="00BA724D" w:rsidRPr="00BA724D">
        <w:rPr>
          <w:rFonts w:ascii="Arial" w:hAnsi="Arial" w:cs="Arial"/>
          <w:sz w:val="20"/>
          <w:szCs w:val="20"/>
          <w:lang w:eastAsia="fr-CA"/>
        </w:rPr>
        <w:t xml:space="preserve"> La gestion des licences uniques </w:t>
      </w:r>
      <w:r w:rsidR="00BA724D">
        <w:rPr>
          <w:rFonts w:ascii="Arial" w:hAnsi="Arial" w:cs="Arial"/>
          <w:sz w:val="20"/>
          <w:szCs w:val="20"/>
          <w:lang w:eastAsia="fr-CA"/>
        </w:rPr>
        <w:t>a</w:t>
      </w:r>
      <w:r w:rsidR="00BA724D" w:rsidRPr="00BA724D">
        <w:rPr>
          <w:rFonts w:ascii="Arial" w:hAnsi="Arial" w:cs="Arial"/>
          <w:sz w:val="20"/>
          <w:szCs w:val="20"/>
          <w:lang w:eastAsia="fr-CA"/>
        </w:rPr>
        <w:t xml:space="preserve"> été grandement amélior</w:t>
      </w:r>
      <w:r w:rsidR="00BA724D">
        <w:rPr>
          <w:rFonts w:ascii="Arial" w:hAnsi="Arial" w:cs="Arial"/>
          <w:sz w:val="20"/>
          <w:szCs w:val="20"/>
          <w:lang w:eastAsia="fr-CA"/>
        </w:rPr>
        <w:t>ée</w:t>
      </w:r>
      <w:r w:rsidR="00BA724D" w:rsidRPr="00BA724D">
        <w:rPr>
          <w:rFonts w:ascii="Arial" w:hAnsi="Arial" w:cs="Arial"/>
          <w:sz w:val="20"/>
          <w:szCs w:val="20"/>
          <w:lang w:eastAsia="fr-CA"/>
        </w:rPr>
        <w:t xml:space="preserve"> parce qu’il était maintenant possible d’en associer plusieurs avec seulement un CD dans le carrousel. La gestion du carrousel était optimis</w:t>
      </w:r>
      <w:r w:rsidR="00BA724D">
        <w:rPr>
          <w:rFonts w:ascii="Arial" w:hAnsi="Arial" w:cs="Arial"/>
          <w:sz w:val="20"/>
          <w:szCs w:val="20"/>
          <w:lang w:eastAsia="fr-CA"/>
        </w:rPr>
        <w:t>ée</w:t>
      </w:r>
      <w:r w:rsidR="00BA724D" w:rsidRPr="00BA724D">
        <w:rPr>
          <w:rFonts w:ascii="Arial" w:hAnsi="Arial" w:cs="Arial"/>
          <w:sz w:val="20"/>
          <w:szCs w:val="20"/>
          <w:lang w:eastAsia="fr-CA"/>
        </w:rPr>
        <w:t xml:space="preserve"> et elle permettait d’éviter les doublons pour les CD et les logiciels étant lié</w:t>
      </w:r>
      <w:r w:rsidR="00BA724D">
        <w:rPr>
          <w:rFonts w:ascii="Arial" w:hAnsi="Arial" w:cs="Arial"/>
          <w:sz w:val="20"/>
          <w:szCs w:val="20"/>
          <w:lang w:eastAsia="fr-CA"/>
        </w:rPr>
        <w:t>s</w:t>
      </w:r>
      <w:r w:rsidR="00BA724D" w:rsidRPr="00BA724D">
        <w:rPr>
          <w:rFonts w:ascii="Arial" w:hAnsi="Arial" w:cs="Arial"/>
          <w:sz w:val="20"/>
          <w:szCs w:val="20"/>
          <w:lang w:eastAsia="fr-CA"/>
        </w:rPr>
        <w:t xml:space="preserve"> pour la plus part. </w:t>
      </w:r>
      <w:r w:rsidR="004A679E" w:rsidRPr="00BA724D">
        <w:rPr>
          <w:rFonts w:ascii="Arial" w:hAnsi="Arial" w:cs="Arial"/>
          <w:color w:val="92D050"/>
          <w:sz w:val="20"/>
          <w:szCs w:val="20"/>
          <w:lang w:eastAsia="fr-CA"/>
        </w:rPr>
        <w:t>.</w:t>
      </w:r>
      <w:r w:rsidR="00915598">
        <w:rPr>
          <w:rFonts w:ascii="Arial" w:hAnsi="Arial" w:cs="Arial"/>
          <w:sz w:val="20"/>
          <w:szCs w:val="20"/>
          <w:lang w:eastAsia="fr-CA"/>
        </w:rPr>
        <w:t xml:space="preserve"> </w:t>
      </w:r>
      <w:r w:rsidR="005532DE">
        <w:rPr>
          <w:rFonts w:ascii="Arial" w:hAnsi="Arial" w:cs="Arial"/>
          <w:sz w:val="20"/>
          <w:szCs w:val="20"/>
          <w:lang w:eastAsia="fr-CA"/>
        </w:rPr>
        <w:t>Donc, u</w:t>
      </w:r>
      <w:r w:rsidR="00915598">
        <w:rPr>
          <w:rFonts w:ascii="Arial" w:hAnsi="Arial" w:cs="Arial"/>
          <w:sz w:val="20"/>
          <w:szCs w:val="20"/>
          <w:lang w:eastAsia="fr-CA"/>
        </w:rPr>
        <w:t xml:space="preserve">ne </w:t>
      </w:r>
      <w:r w:rsidR="004A679E">
        <w:rPr>
          <w:rFonts w:ascii="Arial" w:hAnsi="Arial" w:cs="Arial"/>
          <w:sz w:val="20"/>
          <w:szCs w:val="20"/>
          <w:lang w:eastAsia="fr-CA"/>
        </w:rPr>
        <w:t>meilleure</w:t>
      </w:r>
      <w:r w:rsidR="00915598">
        <w:rPr>
          <w:rFonts w:ascii="Arial" w:hAnsi="Arial" w:cs="Arial"/>
          <w:sz w:val="20"/>
          <w:szCs w:val="20"/>
          <w:lang w:eastAsia="fr-CA"/>
        </w:rPr>
        <w:t xml:space="preserve"> gestion des licences </w:t>
      </w:r>
      <w:r w:rsidR="00890984">
        <w:rPr>
          <w:rFonts w:ascii="Arial" w:hAnsi="Arial" w:cs="Arial"/>
          <w:sz w:val="20"/>
          <w:szCs w:val="20"/>
          <w:lang w:eastAsia="fr-CA"/>
        </w:rPr>
        <w:t>et</w:t>
      </w:r>
      <w:r w:rsidR="00915598">
        <w:rPr>
          <w:rFonts w:ascii="Arial" w:hAnsi="Arial" w:cs="Arial"/>
          <w:sz w:val="20"/>
          <w:szCs w:val="20"/>
          <w:lang w:eastAsia="fr-CA"/>
        </w:rPr>
        <w:t xml:space="preserve"> plusieurs </w:t>
      </w:r>
      <w:r w:rsidR="004A679E">
        <w:rPr>
          <w:rFonts w:ascii="Arial" w:hAnsi="Arial" w:cs="Arial"/>
          <w:sz w:val="20"/>
          <w:szCs w:val="20"/>
          <w:lang w:eastAsia="fr-CA"/>
        </w:rPr>
        <w:t>améliorations liées</w:t>
      </w:r>
      <w:r w:rsidR="00915598">
        <w:rPr>
          <w:rFonts w:ascii="Arial" w:hAnsi="Arial" w:cs="Arial"/>
          <w:sz w:val="20"/>
          <w:szCs w:val="20"/>
          <w:lang w:eastAsia="fr-CA"/>
        </w:rPr>
        <w:t xml:space="preserve"> à l’</w:t>
      </w:r>
      <w:r w:rsidR="004A679E">
        <w:rPr>
          <w:rFonts w:ascii="Arial" w:hAnsi="Arial" w:cs="Arial"/>
          <w:sz w:val="20"/>
          <w:szCs w:val="20"/>
          <w:lang w:eastAsia="fr-CA"/>
        </w:rPr>
        <w:t>efficacité</w:t>
      </w:r>
      <w:r w:rsidR="00915598">
        <w:rPr>
          <w:rFonts w:ascii="Arial" w:hAnsi="Arial" w:cs="Arial"/>
          <w:sz w:val="20"/>
          <w:szCs w:val="20"/>
          <w:lang w:eastAsia="fr-CA"/>
        </w:rPr>
        <w:t xml:space="preserve"> de l’interface sont </w:t>
      </w:r>
      <w:r w:rsidR="004A679E">
        <w:rPr>
          <w:rFonts w:ascii="Arial" w:hAnsi="Arial" w:cs="Arial"/>
          <w:sz w:val="20"/>
          <w:szCs w:val="20"/>
          <w:lang w:eastAsia="fr-CA"/>
        </w:rPr>
        <w:t>les résultats</w:t>
      </w:r>
      <w:r w:rsidR="00915598">
        <w:rPr>
          <w:rFonts w:ascii="Arial" w:hAnsi="Arial" w:cs="Arial"/>
          <w:sz w:val="20"/>
          <w:szCs w:val="20"/>
          <w:lang w:eastAsia="fr-CA"/>
        </w:rPr>
        <w:t xml:space="preserve"> de ma </w:t>
      </w:r>
      <w:r w:rsidR="004A679E">
        <w:rPr>
          <w:rFonts w:ascii="Arial" w:hAnsi="Arial" w:cs="Arial"/>
          <w:sz w:val="20"/>
          <w:szCs w:val="20"/>
          <w:lang w:eastAsia="fr-CA"/>
        </w:rPr>
        <w:t>contribution</w:t>
      </w:r>
      <w:r w:rsidR="00915598">
        <w:rPr>
          <w:rFonts w:ascii="Arial" w:hAnsi="Arial" w:cs="Arial"/>
          <w:sz w:val="20"/>
          <w:szCs w:val="20"/>
          <w:lang w:eastAsia="fr-CA"/>
        </w:rPr>
        <w:t xml:space="preserve"> au </w:t>
      </w:r>
      <w:r w:rsidR="004A679E">
        <w:rPr>
          <w:rFonts w:ascii="Arial" w:hAnsi="Arial" w:cs="Arial"/>
          <w:sz w:val="20"/>
          <w:szCs w:val="20"/>
          <w:lang w:eastAsia="fr-CA"/>
        </w:rPr>
        <w:t>développement</w:t>
      </w:r>
      <w:r w:rsidR="00915598">
        <w:rPr>
          <w:rFonts w:ascii="Arial" w:hAnsi="Arial" w:cs="Arial"/>
          <w:sz w:val="20"/>
          <w:szCs w:val="20"/>
          <w:lang w:eastAsia="fr-CA"/>
        </w:rPr>
        <w:t xml:space="preserve"> de cette nouv</w:t>
      </w:r>
      <w:r w:rsidR="004A679E">
        <w:rPr>
          <w:rFonts w:ascii="Arial" w:hAnsi="Arial" w:cs="Arial"/>
          <w:sz w:val="20"/>
          <w:szCs w:val="20"/>
          <w:lang w:eastAsia="fr-CA"/>
        </w:rPr>
        <w:t>e</w:t>
      </w:r>
      <w:r w:rsidR="00915598">
        <w:rPr>
          <w:rFonts w:ascii="Arial" w:hAnsi="Arial" w:cs="Arial"/>
          <w:sz w:val="20"/>
          <w:szCs w:val="20"/>
          <w:lang w:eastAsia="fr-CA"/>
        </w:rPr>
        <w:t xml:space="preserve">lle base de </w:t>
      </w:r>
      <w:r w:rsidR="004A679E">
        <w:rPr>
          <w:rFonts w:ascii="Arial" w:hAnsi="Arial" w:cs="Arial"/>
          <w:sz w:val="20"/>
          <w:szCs w:val="20"/>
          <w:lang w:eastAsia="fr-CA"/>
        </w:rPr>
        <w:t>données</w:t>
      </w:r>
      <w:r w:rsidR="00915598">
        <w:rPr>
          <w:rFonts w:ascii="Arial" w:hAnsi="Arial" w:cs="Arial"/>
          <w:sz w:val="20"/>
          <w:szCs w:val="20"/>
          <w:lang w:eastAsia="fr-CA"/>
        </w:rPr>
        <w:t>.</w:t>
      </w:r>
    </w:p>
    <w:p w:rsidR="004A679E" w:rsidRDefault="004A679E" w:rsidP="00F111C8">
      <w:pPr>
        <w:autoSpaceDE w:val="0"/>
        <w:autoSpaceDN w:val="0"/>
        <w:adjustRightInd w:val="0"/>
        <w:spacing w:after="0" w:line="240" w:lineRule="auto"/>
        <w:ind w:firstLine="4"/>
        <w:jc w:val="both"/>
        <w:rPr>
          <w:rFonts w:ascii="Arial" w:hAnsi="Arial" w:cs="Arial"/>
          <w:sz w:val="20"/>
          <w:szCs w:val="20"/>
          <w:lang w:eastAsia="fr-CA"/>
        </w:rPr>
      </w:pPr>
    </w:p>
    <w:p w:rsidR="004A679E" w:rsidRDefault="004A679E" w:rsidP="00F111C8">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tab/>
      </w:r>
      <w:r w:rsidR="00A77F86">
        <w:rPr>
          <w:rFonts w:ascii="Arial" w:hAnsi="Arial" w:cs="Arial"/>
          <w:sz w:val="20"/>
          <w:szCs w:val="20"/>
          <w:lang w:eastAsia="fr-CA"/>
        </w:rPr>
        <w:t xml:space="preserve">La configuration d’une salle de cours et </w:t>
      </w:r>
      <w:r w:rsidR="00A00451">
        <w:rPr>
          <w:rFonts w:ascii="Arial" w:hAnsi="Arial" w:cs="Arial"/>
          <w:sz w:val="20"/>
          <w:szCs w:val="20"/>
          <w:lang w:eastAsia="fr-CA"/>
        </w:rPr>
        <w:t xml:space="preserve">d’une salle </w:t>
      </w:r>
      <w:r w:rsidR="00A77F86">
        <w:rPr>
          <w:rFonts w:ascii="Arial" w:hAnsi="Arial" w:cs="Arial"/>
          <w:sz w:val="20"/>
          <w:szCs w:val="20"/>
          <w:lang w:eastAsia="fr-CA"/>
        </w:rPr>
        <w:t>facultaire comporte plusieurs étapes. Étant donné que nous sommes plusieurs à intervenir et à modifier les installations, il était très important de documenter chacun des paramètres et modifications apporté</w:t>
      </w:r>
      <w:r w:rsidR="0002689F">
        <w:rPr>
          <w:rFonts w:ascii="Arial" w:hAnsi="Arial" w:cs="Arial"/>
          <w:sz w:val="20"/>
          <w:szCs w:val="20"/>
          <w:lang w:eastAsia="fr-CA"/>
        </w:rPr>
        <w:t>e</w:t>
      </w:r>
      <w:r w:rsidR="00A77F86">
        <w:rPr>
          <w:rFonts w:ascii="Arial" w:hAnsi="Arial" w:cs="Arial"/>
          <w:sz w:val="20"/>
          <w:szCs w:val="20"/>
          <w:lang w:eastAsia="fr-CA"/>
        </w:rPr>
        <w:t>s aux ordinateurs. De plus, la documentation assure une conformité future des nouvelles installations en plus de fournir l’information nécessaire pour le transf</w:t>
      </w:r>
      <w:r w:rsidR="00E72942">
        <w:rPr>
          <w:rFonts w:ascii="Arial" w:hAnsi="Arial" w:cs="Arial"/>
          <w:sz w:val="20"/>
          <w:szCs w:val="20"/>
          <w:lang w:eastAsia="fr-CA"/>
        </w:rPr>
        <w:t>ert</w:t>
      </w:r>
      <w:r w:rsidR="00A77F86">
        <w:rPr>
          <w:rFonts w:ascii="Arial" w:hAnsi="Arial" w:cs="Arial"/>
          <w:sz w:val="20"/>
          <w:szCs w:val="20"/>
          <w:lang w:eastAsia="fr-CA"/>
        </w:rPr>
        <w:t xml:space="preserve"> d’information</w:t>
      </w:r>
      <w:r w:rsidR="00890984">
        <w:rPr>
          <w:rFonts w:ascii="Arial" w:hAnsi="Arial" w:cs="Arial"/>
          <w:sz w:val="20"/>
          <w:szCs w:val="20"/>
          <w:lang w:eastAsia="fr-CA"/>
        </w:rPr>
        <w:t>s</w:t>
      </w:r>
      <w:r w:rsidR="00A77F86">
        <w:rPr>
          <w:rFonts w:ascii="Arial" w:hAnsi="Arial" w:cs="Arial"/>
          <w:sz w:val="20"/>
          <w:szCs w:val="20"/>
          <w:lang w:eastAsia="fr-CA"/>
        </w:rPr>
        <w:t xml:space="preserve"> entre collèg</w:t>
      </w:r>
      <w:r w:rsidR="00890984">
        <w:rPr>
          <w:rFonts w:ascii="Arial" w:hAnsi="Arial" w:cs="Arial"/>
          <w:sz w:val="20"/>
          <w:szCs w:val="20"/>
          <w:lang w:eastAsia="fr-CA"/>
        </w:rPr>
        <w:t>u</w:t>
      </w:r>
      <w:r w:rsidR="00A77F86">
        <w:rPr>
          <w:rFonts w:ascii="Arial" w:hAnsi="Arial" w:cs="Arial"/>
          <w:sz w:val="20"/>
          <w:szCs w:val="20"/>
          <w:lang w:eastAsia="fr-CA"/>
        </w:rPr>
        <w:t>e</w:t>
      </w:r>
      <w:r w:rsidR="00890984">
        <w:rPr>
          <w:rFonts w:ascii="Arial" w:hAnsi="Arial" w:cs="Arial"/>
          <w:sz w:val="20"/>
          <w:szCs w:val="20"/>
          <w:lang w:eastAsia="fr-CA"/>
        </w:rPr>
        <w:t>s</w:t>
      </w:r>
      <w:r w:rsidR="00A77F86">
        <w:rPr>
          <w:rFonts w:ascii="Arial" w:hAnsi="Arial" w:cs="Arial"/>
          <w:sz w:val="20"/>
          <w:szCs w:val="20"/>
          <w:lang w:eastAsia="fr-CA"/>
        </w:rPr>
        <w:t xml:space="preserve">. </w:t>
      </w:r>
      <w:r w:rsidR="00C83BF5">
        <w:rPr>
          <w:rFonts w:ascii="Arial" w:hAnsi="Arial" w:cs="Arial"/>
          <w:sz w:val="20"/>
          <w:szCs w:val="20"/>
          <w:lang w:eastAsia="fr-CA"/>
        </w:rPr>
        <w:t xml:space="preserve">Les modifications apportées aux ordinateurs sont </w:t>
      </w:r>
      <w:r w:rsidR="00EB2B10">
        <w:rPr>
          <w:rFonts w:ascii="Arial" w:hAnsi="Arial" w:cs="Arial"/>
          <w:sz w:val="20"/>
          <w:szCs w:val="20"/>
          <w:lang w:eastAsia="fr-CA"/>
        </w:rPr>
        <w:t>en soi des</w:t>
      </w:r>
      <w:r w:rsidR="00C83BF5">
        <w:rPr>
          <w:rFonts w:ascii="Arial" w:hAnsi="Arial" w:cs="Arial"/>
          <w:sz w:val="20"/>
          <w:szCs w:val="20"/>
          <w:lang w:eastAsia="fr-CA"/>
        </w:rPr>
        <w:t xml:space="preserve"> solutions</w:t>
      </w:r>
      <w:r w:rsidR="00787E98">
        <w:rPr>
          <w:rFonts w:ascii="Arial" w:hAnsi="Arial" w:cs="Arial"/>
          <w:sz w:val="20"/>
          <w:szCs w:val="20"/>
          <w:lang w:eastAsia="fr-CA"/>
        </w:rPr>
        <w:t>,</w:t>
      </w:r>
      <w:r w:rsidR="00C83BF5">
        <w:rPr>
          <w:rFonts w:ascii="Arial" w:hAnsi="Arial" w:cs="Arial"/>
          <w:sz w:val="20"/>
          <w:szCs w:val="20"/>
          <w:lang w:eastAsia="fr-CA"/>
        </w:rPr>
        <w:t xml:space="preserve"> mais </w:t>
      </w:r>
      <w:r w:rsidR="00787E98">
        <w:rPr>
          <w:rFonts w:ascii="Arial" w:hAnsi="Arial" w:cs="Arial"/>
          <w:sz w:val="20"/>
          <w:szCs w:val="20"/>
          <w:lang w:eastAsia="fr-CA"/>
        </w:rPr>
        <w:t>elles</w:t>
      </w:r>
      <w:r w:rsidR="00C83BF5">
        <w:rPr>
          <w:rFonts w:ascii="Arial" w:hAnsi="Arial" w:cs="Arial"/>
          <w:sz w:val="20"/>
          <w:szCs w:val="20"/>
          <w:lang w:eastAsia="fr-CA"/>
        </w:rPr>
        <w:t xml:space="preserve"> peuvent aussi </w:t>
      </w:r>
      <w:r w:rsidR="00787E98">
        <w:rPr>
          <w:rFonts w:ascii="Arial" w:hAnsi="Arial" w:cs="Arial"/>
          <w:sz w:val="20"/>
          <w:szCs w:val="20"/>
          <w:lang w:eastAsia="fr-CA"/>
        </w:rPr>
        <w:t>s’avérer</w:t>
      </w:r>
      <w:r w:rsidR="00C83BF5">
        <w:rPr>
          <w:rFonts w:ascii="Arial" w:hAnsi="Arial" w:cs="Arial"/>
          <w:sz w:val="20"/>
          <w:szCs w:val="20"/>
          <w:lang w:eastAsia="fr-CA"/>
        </w:rPr>
        <w:t xml:space="preserve"> problématiques. Il est plus facile de faire un dépannage lorsqu’on a un document </w:t>
      </w:r>
      <w:r w:rsidR="00EB2B10">
        <w:rPr>
          <w:rFonts w:ascii="Arial" w:hAnsi="Arial" w:cs="Arial"/>
          <w:sz w:val="20"/>
          <w:szCs w:val="20"/>
          <w:lang w:eastAsia="fr-CA"/>
        </w:rPr>
        <w:t>en guise de rappel</w:t>
      </w:r>
      <w:r w:rsidR="00C83BF5">
        <w:rPr>
          <w:rFonts w:ascii="Arial" w:hAnsi="Arial" w:cs="Arial"/>
          <w:sz w:val="20"/>
          <w:szCs w:val="20"/>
          <w:lang w:eastAsia="fr-CA"/>
        </w:rPr>
        <w:t>. Je pense que rien ne devrait être fait sans la création de documents semblable</w:t>
      </w:r>
      <w:r w:rsidR="00890984">
        <w:rPr>
          <w:rFonts w:ascii="Arial" w:hAnsi="Arial" w:cs="Arial"/>
          <w:sz w:val="20"/>
          <w:szCs w:val="20"/>
          <w:lang w:eastAsia="fr-CA"/>
        </w:rPr>
        <w:t>s</w:t>
      </w:r>
      <w:r w:rsidR="00EB2B10">
        <w:rPr>
          <w:rFonts w:ascii="Arial" w:hAnsi="Arial" w:cs="Arial"/>
          <w:sz w:val="20"/>
          <w:szCs w:val="20"/>
          <w:lang w:eastAsia="fr-CA"/>
        </w:rPr>
        <w:t>,</w:t>
      </w:r>
      <w:r w:rsidR="00C83BF5">
        <w:rPr>
          <w:rFonts w:ascii="Arial" w:hAnsi="Arial" w:cs="Arial"/>
          <w:sz w:val="20"/>
          <w:szCs w:val="20"/>
          <w:lang w:eastAsia="fr-CA"/>
        </w:rPr>
        <w:t xml:space="preserve"> au risque d’affect</w:t>
      </w:r>
      <w:r w:rsidR="00EB2B10">
        <w:rPr>
          <w:rFonts w:ascii="Arial" w:hAnsi="Arial" w:cs="Arial"/>
          <w:sz w:val="20"/>
          <w:szCs w:val="20"/>
          <w:lang w:eastAsia="fr-CA"/>
        </w:rPr>
        <w:t>er</w:t>
      </w:r>
      <w:r w:rsidR="00C83BF5">
        <w:rPr>
          <w:rFonts w:ascii="Arial" w:hAnsi="Arial" w:cs="Arial"/>
          <w:sz w:val="20"/>
          <w:szCs w:val="20"/>
          <w:lang w:eastAsia="fr-CA"/>
        </w:rPr>
        <w:t xml:space="preserve"> la fiabilité de nos installation</w:t>
      </w:r>
      <w:r w:rsidR="00890984">
        <w:rPr>
          <w:rFonts w:ascii="Arial" w:hAnsi="Arial" w:cs="Arial"/>
          <w:sz w:val="20"/>
          <w:szCs w:val="20"/>
          <w:lang w:eastAsia="fr-CA"/>
        </w:rPr>
        <w:t>s</w:t>
      </w:r>
      <w:r w:rsidR="00C83BF5">
        <w:rPr>
          <w:rFonts w:ascii="Arial" w:hAnsi="Arial" w:cs="Arial"/>
          <w:sz w:val="20"/>
          <w:szCs w:val="20"/>
          <w:lang w:eastAsia="fr-CA"/>
        </w:rPr>
        <w:t>.</w:t>
      </w:r>
      <w:r w:rsidR="00A77F86">
        <w:rPr>
          <w:rFonts w:ascii="Arial" w:hAnsi="Arial" w:cs="Arial"/>
          <w:sz w:val="20"/>
          <w:szCs w:val="20"/>
          <w:lang w:eastAsia="fr-CA"/>
        </w:rPr>
        <w:t xml:space="preserve"> </w:t>
      </w:r>
    </w:p>
    <w:p w:rsidR="000F2C43" w:rsidRPr="000F2C43" w:rsidRDefault="000F2C43" w:rsidP="00F111C8">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t>(</w:t>
      </w:r>
      <w:r>
        <w:rPr>
          <w:rFonts w:ascii="Arial" w:hAnsi="Arial" w:cs="Arial"/>
          <w:b/>
          <w:sz w:val="20"/>
          <w:szCs w:val="20"/>
          <w:lang w:eastAsia="fr-CA"/>
        </w:rPr>
        <w:t>Annexe 4</w:t>
      </w:r>
      <w:r>
        <w:rPr>
          <w:rFonts w:ascii="Arial" w:hAnsi="Arial" w:cs="Arial"/>
          <w:sz w:val="20"/>
          <w:szCs w:val="20"/>
          <w:lang w:eastAsia="fr-CA"/>
        </w:rPr>
        <w:t>)</w:t>
      </w:r>
    </w:p>
    <w:p w:rsidR="00C83BF5" w:rsidRDefault="00C83BF5" w:rsidP="00F111C8">
      <w:pPr>
        <w:autoSpaceDE w:val="0"/>
        <w:autoSpaceDN w:val="0"/>
        <w:adjustRightInd w:val="0"/>
        <w:spacing w:after="0" w:line="240" w:lineRule="auto"/>
        <w:ind w:firstLine="4"/>
        <w:jc w:val="both"/>
        <w:rPr>
          <w:rFonts w:ascii="Arial" w:hAnsi="Arial" w:cs="Arial"/>
          <w:sz w:val="20"/>
          <w:szCs w:val="20"/>
          <w:lang w:eastAsia="fr-CA"/>
        </w:rPr>
      </w:pPr>
    </w:p>
    <w:p w:rsidR="00C83BF5" w:rsidRDefault="00C83BF5" w:rsidP="00F111C8">
      <w:pPr>
        <w:autoSpaceDE w:val="0"/>
        <w:autoSpaceDN w:val="0"/>
        <w:adjustRightInd w:val="0"/>
        <w:spacing w:after="0" w:line="240" w:lineRule="auto"/>
        <w:ind w:firstLine="4"/>
        <w:jc w:val="both"/>
        <w:rPr>
          <w:rFonts w:ascii="Arial" w:hAnsi="Arial" w:cs="Arial"/>
          <w:b/>
          <w:lang w:eastAsia="fr-CA"/>
        </w:rPr>
      </w:pPr>
      <w:r w:rsidRPr="00C83BF5">
        <w:rPr>
          <w:rFonts w:ascii="Arial" w:hAnsi="Arial" w:cs="Arial"/>
          <w:b/>
          <w:lang w:eastAsia="fr-CA"/>
        </w:rPr>
        <w:t>3</w:t>
      </w:r>
      <w:r w:rsidRPr="00C83BF5">
        <w:rPr>
          <w:rFonts w:ascii="Arial" w:hAnsi="Arial" w:cs="Arial"/>
          <w:b/>
          <w:vertAlign w:val="superscript"/>
          <w:lang w:eastAsia="fr-CA"/>
        </w:rPr>
        <w:t>e</w:t>
      </w:r>
      <w:r w:rsidRPr="00C83BF5">
        <w:rPr>
          <w:rFonts w:ascii="Arial" w:hAnsi="Arial" w:cs="Arial"/>
          <w:b/>
          <w:lang w:eastAsia="fr-CA"/>
        </w:rPr>
        <w:t xml:space="preserve"> critère : Autonomie</w:t>
      </w:r>
    </w:p>
    <w:p w:rsidR="00C83BF5" w:rsidRDefault="00C83BF5" w:rsidP="00F111C8">
      <w:pPr>
        <w:autoSpaceDE w:val="0"/>
        <w:autoSpaceDN w:val="0"/>
        <w:adjustRightInd w:val="0"/>
        <w:spacing w:after="0" w:line="240" w:lineRule="auto"/>
        <w:ind w:firstLine="4"/>
        <w:jc w:val="both"/>
        <w:rPr>
          <w:rFonts w:ascii="Arial" w:hAnsi="Arial" w:cs="Arial"/>
          <w:b/>
          <w:lang w:eastAsia="fr-CA"/>
        </w:rPr>
      </w:pPr>
    </w:p>
    <w:p w:rsidR="00C83BF5" w:rsidRDefault="00C14B92" w:rsidP="00C14B92">
      <w:pPr>
        <w:autoSpaceDE w:val="0"/>
        <w:autoSpaceDN w:val="0"/>
        <w:adjustRightInd w:val="0"/>
        <w:spacing w:after="0" w:line="240" w:lineRule="auto"/>
        <w:ind w:left="705" w:hanging="705"/>
        <w:rPr>
          <w:rFonts w:ascii="Arial" w:hAnsi="Arial" w:cs="Arial"/>
          <w:b/>
          <w:sz w:val="20"/>
          <w:szCs w:val="20"/>
          <w:lang w:eastAsia="fr-CA"/>
        </w:rPr>
      </w:pPr>
      <w:r>
        <w:rPr>
          <w:rFonts w:ascii="Arial" w:hAnsi="Arial" w:cs="Arial"/>
          <w:b/>
          <w:sz w:val="20"/>
          <w:szCs w:val="20"/>
          <w:lang w:eastAsia="fr-CA"/>
        </w:rPr>
        <w:t>I.</w:t>
      </w:r>
      <w:r>
        <w:rPr>
          <w:rFonts w:ascii="Arial" w:hAnsi="Arial" w:cs="Arial"/>
          <w:b/>
          <w:sz w:val="20"/>
          <w:szCs w:val="20"/>
          <w:lang w:eastAsia="fr-CA"/>
        </w:rPr>
        <w:tab/>
      </w:r>
      <w:r w:rsidRPr="00C14B92">
        <w:rPr>
          <w:rFonts w:ascii="Arial" w:hAnsi="Arial" w:cs="Arial"/>
          <w:b/>
          <w:sz w:val="20"/>
          <w:szCs w:val="20"/>
          <w:lang w:eastAsia="fr-CA"/>
        </w:rPr>
        <w:t>Indiquez si vous pouvez déterminer vous-même les priorités dans l’organisation de votre travail dans le cadre de cette activité.</w:t>
      </w:r>
    </w:p>
    <w:p w:rsidR="00C14B92" w:rsidRDefault="00C14B92" w:rsidP="00C14B92">
      <w:pPr>
        <w:autoSpaceDE w:val="0"/>
        <w:autoSpaceDN w:val="0"/>
        <w:adjustRightInd w:val="0"/>
        <w:spacing w:after="0" w:line="240" w:lineRule="auto"/>
        <w:ind w:left="705" w:hanging="705"/>
        <w:rPr>
          <w:rFonts w:ascii="Arial" w:hAnsi="Arial" w:cs="Arial"/>
          <w:b/>
          <w:sz w:val="20"/>
          <w:szCs w:val="20"/>
          <w:lang w:eastAsia="fr-CA"/>
        </w:rPr>
      </w:pPr>
    </w:p>
    <w:p w:rsidR="001C7EED" w:rsidRDefault="00C14B92" w:rsidP="001A3E99">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r>
      <w:r w:rsidR="001A3E99">
        <w:rPr>
          <w:rFonts w:ascii="Arial" w:hAnsi="Arial" w:cs="Arial"/>
          <w:sz w:val="20"/>
          <w:szCs w:val="20"/>
          <w:lang w:eastAsia="fr-CA"/>
        </w:rPr>
        <w:t xml:space="preserve">Pour les projets et les travaux effectués dans le cadre de cette activité, je pouvais faire mon propre horaire </w:t>
      </w:r>
      <w:r w:rsidR="001C7EED">
        <w:rPr>
          <w:rFonts w:ascii="Arial" w:hAnsi="Arial" w:cs="Arial"/>
          <w:sz w:val="20"/>
          <w:szCs w:val="20"/>
          <w:lang w:eastAsia="fr-CA"/>
        </w:rPr>
        <w:t>du temps. L</w:t>
      </w:r>
      <w:r w:rsidR="001A3E99">
        <w:rPr>
          <w:rFonts w:ascii="Arial" w:hAnsi="Arial" w:cs="Arial"/>
          <w:sz w:val="20"/>
          <w:szCs w:val="20"/>
          <w:lang w:eastAsia="fr-CA"/>
        </w:rPr>
        <w:t>es réalisations ont été faites dans des plages horaires qui étai</w:t>
      </w:r>
      <w:r w:rsidR="001C7EED">
        <w:rPr>
          <w:rFonts w:ascii="Arial" w:hAnsi="Arial" w:cs="Arial"/>
          <w:sz w:val="20"/>
          <w:szCs w:val="20"/>
          <w:lang w:eastAsia="fr-CA"/>
        </w:rPr>
        <w:t>en</w:t>
      </w:r>
      <w:r w:rsidR="001A3E99">
        <w:rPr>
          <w:rFonts w:ascii="Arial" w:hAnsi="Arial" w:cs="Arial"/>
          <w:sz w:val="20"/>
          <w:szCs w:val="20"/>
          <w:lang w:eastAsia="fr-CA"/>
        </w:rPr>
        <w:t>t l</w:t>
      </w:r>
      <w:r w:rsidR="00890984">
        <w:rPr>
          <w:rFonts w:ascii="Arial" w:hAnsi="Arial" w:cs="Arial"/>
          <w:sz w:val="20"/>
          <w:szCs w:val="20"/>
          <w:lang w:eastAsia="fr-CA"/>
        </w:rPr>
        <w:t xml:space="preserve">ibre, donc j’ai moi-même </w:t>
      </w:r>
      <w:r w:rsidR="00C52351">
        <w:rPr>
          <w:rFonts w:ascii="Arial" w:hAnsi="Arial" w:cs="Arial"/>
          <w:sz w:val="20"/>
          <w:szCs w:val="20"/>
          <w:lang w:eastAsia="fr-CA"/>
        </w:rPr>
        <w:t>organisé</w:t>
      </w:r>
      <w:r w:rsidR="001A3E99">
        <w:rPr>
          <w:rFonts w:ascii="Arial" w:hAnsi="Arial" w:cs="Arial"/>
          <w:sz w:val="20"/>
          <w:szCs w:val="20"/>
          <w:lang w:eastAsia="fr-CA"/>
        </w:rPr>
        <w:t xml:space="preserve"> mon temps dans l’agenda de travail.  Le plan de</w:t>
      </w:r>
      <w:r w:rsidR="001C7EED">
        <w:rPr>
          <w:rFonts w:ascii="Arial" w:hAnsi="Arial" w:cs="Arial"/>
          <w:sz w:val="20"/>
          <w:szCs w:val="20"/>
          <w:lang w:eastAsia="fr-CA"/>
        </w:rPr>
        <w:t xml:space="preserve"> l’organisation du </w:t>
      </w:r>
      <w:r w:rsidR="001A3E99">
        <w:rPr>
          <w:rFonts w:ascii="Arial" w:hAnsi="Arial" w:cs="Arial"/>
          <w:sz w:val="20"/>
          <w:szCs w:val="20"/>
          <w:lang w:eastAsia="fr-CA"/>
        </w:rPr>
        <w:t xml:space="preserve">travail était </w:t>
      </w:r>
      <w:r w:rsidR="00D50B4C">
        <w:rPr>
          <w:rFonts w:ascii="Arial" w:hAnsi="Arial" w:cs="Arial"/>
          <w:sz w:val="20"/>
          <w:szCs w:val="20"/>
          <w:lang w:eastAsia="fr-CA"/>
        </w:rPr>
        <w:t xml:space="preserve">donc </w:t>
      </w:r>
      <w:r w:rsidR="001A3E99">
        <w:rPr>
          <w:rFonts w:ascii="Arial" w:hAnsi="Arial" w:cs="Arial"/>
          <w:sz w:val="20"/>
          <w:szCs w:val="20"/>
          <w:lang w:eastAsia="fr-CA"/>
        </w:rPr>
        <w:t>élaboré par moi</w:t>
      </w:r>
      <w:r w:rsidR="00B81FA8">
        <w:rPr>
          <w:rFonts w:ascii="Arial" w:hAnsi="Arial" w:cs="Arial"/>
          <w:sz w:val="20"/>
          <w:szCs w:val="20"/>
          <w:lang w:eastAsia="fr-CA"/>
        </w:rPr>
        <w:t>,</w:t>
      </w:r>
      <w:r w:rsidR="00E1364F">
        <w:rPr>
          <w:rFonts w:ascii="Arial" w:hAnsi="Arial" w:cs="Arial"/>
          <w:sz w:val="20"/>
          <w:szCs w:val="20"/>
          <w:lang w:eastAsia="fr-CA"/>
        </w:rPr>
        <w:t xml:space="preserve"> étant donné que je possédais les connaissances requises pour la réalisation. L’initiative et la motivation que j’avais face à ces projets </w:t>
      </w:r>
      <w:r w:rsidR="001C7EED">
        <w:rPr>
          <w:rFonts w:ascii="Arial" w:hAnsi="Arial" w:cs="Arial"/>
          <w:sz w:val="20"/>
          <w:szCs w:val="20"/>
          <w:lang w:eastAsia="fr-CA"/>
        </w:rPr>
        <w:t xml:space="preserve">m’ont amené à </w:t>
      </w:r>
      <w:r w:rsidR="00B81FA8">
        <w:rPr>
          <w:rFonts w:ascii="Arial" w:hAnsi="Arial" w:cs="Arial"/>
          <w:sz w:val="20"/>
          <w:szCs w:val="20"/>
          <w:lang w:eastAsia="fr-CA"/>
        </w:rPr>
        <w:t xml:space="preserve">en </w:t>
      </w:r>
      <w:r w:rsidR="001C7EED">
        <w:rPr>
          <w:rFonts w:ascii="Arial" w:hAnsi="Arial" w:cs="Arial"/>
          <w:sz w:val="20"/>
          <w:szCs w:val="20"/>
          <w:lang w:eastAsia="fr-CA"/>
        </w:rPr>
        <w:t>gérer la totalité des travaux et réalisations</w:t>
      </w:r>
      <w:r w:rsidR="00B81FA8">
        <w:rPr>
          <w:rFonts w:ascii="Arial" w:hAnsi="Arial" w:cs="Arial"/>
          <w:sz w:val="20"/>
          <w:szCs w:val="20"/>
          <w:lang w:eastAsia="fr-CA"/>
        </w:rPr>
        <w:t xml:space="preserve">. </w:t>
      </w:r>
    </w:p>
    <w:p w:rsidR="001C7EED" w:rsidRDefault="001C7EED" w:rsidP="001A3E99">
      <w:pPr>
        <w:autoSpaceDE w:val="0"/>
        <w:autoSpaceDN w:val="0"/>
        <w:adjustRightInd w:val="0"/>
        <w:spacing w:after="0" w:line="240" w:lineRule="auto"/>
        <w:jc w:val="both"/>
        <w:rPr>
          <w:rFonts w:ascii="Arial" w:hAnsi="Arial" w:cs="Arial"/>
          <w:sz w:val="20"/>
          <w:szCs w:val="20"/>
          <w:lang w:eastAsia="fr-CA"/>
        </w:rPr>
      </w:pPr>
    </w:p>
    <w:p w:rsidR="00C14B92" w:rsidRDefault="001C7EED" w:rsidP="001C7EED">
      <w:pPr>
        <w:autoSpaceDE w:val="0"/>
        <w:autoSpaceDN w:val="0"/>
        <w:adjustRightInd w:val="0"/>
        <w:spacing w:after="0" w:line="240" w:lineRule="auto"/>
        <w:ind w:left="705" w:hanging="705"/>
        <w:jc w:val="both"/>
        <w:rPr>
          <w:rFonts w:ascii="Arial" w:hAnsi="Arial" w:cs="Arial"/>
          <w:sz w:val="20"/>
          <w:szCs w:val="20"/>
          <w:lang w:eastAsia="fr-CA"/>
        </w:rPr>
      </w:pPr>
      <w:r w:rsidRPr="001C7EED">
        <w:rPr>
          <w:rFonts w:ascii="Arial" w:hAnsi="Arial" w:cs="Arial"/>
          <w:b/>
          <w:sz w:val="20"/>
          <w:szCs w:val="20"/>
          <w:lang w:eastAsia="fr-CA"/>
        </w:rPr>
        <w:lastRenderedPageBreak/>
        <w:t>II.</w:t>
      </w:r>
      <w:r w:rsidRPr="001C7EED">
        <w:rPr>
          <w:rFonts w:ascii="Arial" w:hAnsi="Arial" w:cs="Arial"/>
          <w:b/>
          <w:sz w:val="20"/>
          <w:szCs w:val="20"/>
          <w:lang w:eastAsia="fr-CA"/>
        </w:rPr>
        <w:tab/>
        <w:t>Précisez les décisions que vous avez pu prendre vous-mêmes à l’intérieur de vos attributions, sans vous référer à votre supérieure, supérieur et décrivez les résultats qui en ont suivi.</w:t>
      </w:r>
      <w:r w:rsidR="00E1364F" w:rsidRPr="001C7EED">
        <w:rPr>
          <w:rFonts w:ascii="Arial" w:hAnsi="Arial" w:cs="Arial"/>
          <w:b/>
          <w:sz w:val="20"/>
          <w:szCs w:val="20"/>
          <w:lang w:eastAsia="fr-CA"/>
        </w:rPr>
        <w:t xml:space="preserve"> </w:t>
      </w:r>
    </w:p>
    <w:p w:rsidR="001C7EED" w:rsidRDefault="001C7EED" w:rsidP="001C7EED">
      <w:pPr>
        <w:autoSpaceDE w:val="0"/>
        <w:autoSpaceDN w:val="0"/>
        <w:adjustRightInd w:val="0"/>
        <w:spacing w:after="0" w:line="240" w:lineRule="auto"/>
        <w:ind w:left="705" w:hanging="705"/>
        <w:jc w:val="both"/>
        <w:rPr>
          <w:rFonts w:ascii="Arial" w:hAnsi="Arial" w:cs="Arial"/>
          <w:sz w:val="20"/>
          <w:szCs w:val="20"/>
          <w:lang w:eastAsia="fr-CA"/>
        </w:rPr>
      </w:pPr>
    </w:p>
    <w:p w:rsidR="001C7EED" w:rsidRPr="001C7EED" w:rsidRDefault="001C7EED" w:rsidP="00965C25">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r>
      <w:r w:rsidR="00965C25">
        <w:rPr>
          <w:rFonts w:ascii="Arial" w:hAnsi="Arial" w:cs="Arial"/>
          <w:sz w:val="20"/>
          <w:szCs w:val="20"/>
          <w:lang w:eastAsia="fr-CA"/>
        </w:rPr>
        <w:t xml:space="preserve">Pour ce qui </w:t>
      </w:r>
      <w:r w:rsidR="0092645D">
        <w:rPr>
          <w:rFonts w:ascii="Arial" w:hAnsi="Arial" w:cs="Arial"/>
          <w:sz w:val="20"/>
          <w:szCs w:val="20"/>
          <w:lang w:eastAsia="fr-CA"/>
        </w:rPr>
        <w:t xml:space="preserve">est </w:t>
      </w:r>
      <w:r w:rsidR="00965C25">
        <w:rPr>
          <w:rFonts w:ascii="Arial" w:hAnsi="Arial" w:cs="Arial"/>
          <w:sz w:val="20"/>
          <w:szCs w:val="20"/>
          <w:lang w:eastAsia="fr-CA"/>
        </w:rPr>
        <w:t xml:space="preserve">du serveur d’image système, j’avais carte blanche en </w:t>
      </w:r>
      <w:r w:rsidR="0092645D">
        <w:rPr>
          <w:rFonts w:ascii="Arial" w:hAnsi="Arial" w:cs="Arial"/>
          <w:sz w:val="20"/>
          <w:szCs w:val="20"/>
          <w:lang w:eastAsia="fr-CA"/>
        </w:rPr>
        <w:t>c</w:t>
      </w:r>
      <w:r w:rsidR="00965C25">
        <w:rPr>
          <w:rFonts w:ascii="Arial" w:hAnsi="Arial" w:cs="Arial"/>
          <w:sz w:val="20"/>
          <w:szCs w:val="20"/>
          <w:lang w:eastAsia="fr-CA"/>
        </w:rPr>
        <w:t>e qui concerne la configuration et l’installation. La seul</w:t>
      </w:r>
      <w:r w:rsidR="0092645D">
        <w:rPr>
          <w:rFonts w:ascii="Arial" w:hAnsi="Arial" w:cs="Arial"/>
          <w:sz w:val="20"/>
          <w:szCs w:val="20"/>
          <w:lang w:eastAsia="fr-CA"/>
        </w:rPr>
        <w:t>e</w:t>
      </w:r>
      <w:r w:rsidR="00965C25">
        <w:rPr>
          <w:rFonts w:ascii="Arial" w:hAnsi="Arial" w:cs="Arial"/>
          <w:sz w:val="20"/>
          <w:szCs w:val="20"/>
          <w:lang w:eastAsia="fr-CA"/>
        </w:rPr>
        <w:t xml:space="preserve"> demande de mon supérieur était d’arrêter la sauvegarde vers le </w:t>
      </w:r>
      <w:proofErr w:type="spellStart"/>
      <w:r w:rsidR="00965C25">
        <w:rPr>
          <w:rFonts w:ascii="Arial" w:hAnsi="Arial" w:cs="Arial"/>
          <w:sz w:val="20"/>
          <w:szCs w:val="20"/>
          <w:lang w:eastAsia="fr-CA"/>
        </w:rPr>
        <w:t>Sitel</w:t>
      </w:r>
      <w:proofErr w:type="spellEnd"/>
      <w:r w:rsidR="00965C25">
        <w:rPr>
          <w:rFonts w:ascii="Arial" w:hAnsi="Arial" w:cs="Arial"/>
          <w:sz w:val="20"/>
          <w:szCs w:val="20"/>
          <w:lang w:eastAsia="fr-CA"/>
        </w:rPr>
        <w:t xml:space="preserve"> pour les 2TB d’image</w:t>
      </w:r>
      <w:r w:rsidR="00F16836">
        <w:rPr>
          <w:rFonts w:ascii="Arial" w:hAnsi="Arial" w:cs="Arial"/>
          <w:sz w:val="20"/>
          <w:szCs w:val="20"/>
          <w:lang w:eastAsia="fr-CA"/>
        </w:rPr>
        <w:t>s</w:t>
      </w:r>
      <w:r w:rsidR="00965C25">
        <w:rPr>
          <w:rFonts w:ascii="Arial" w:hAnsi="Arial" w:cs="Arial"/>
          <w:sz w:val="20"/>
          <w:szCs w:val="20"/>
          <w:lang w:eastAsia="fr-CA"/>
        </w:rPr>
        <w:t xml:space="preserve"> existante</w:t>
      </w:r>
      <w:r w:rsidR="00F16836">
        <w:rPr>
          <w:rFonts w:ascii="Arial" w:hAnsi="Arial" w:cs="Arial"/>
          <w:sz w:val="20"/>
          <w:szCs w:val="20"/>
          <w:lang w:eastAsia="fr-CA"/>
        </w:rPr>
        <w:t>s</w:t>
      </w:r>
      <w:r w:rsidR="00965C25">
        <w:rPr>
          <w:rFonts w:ascii="Arial" w:hAnsi="Arial" w:cs="Arial"/>
          <w:sz w:val="20"/>
          <w:szCs w:val="20"/>
          <w:lang w:eastAsia="fr-CA"/>
        </w:rPr>
        <w:t xml:space="preserve"> sur le serveur de l’audiovisuel. De mon côté, j’ai vu une opportunité d’optimis</w:t>
      </w:r>
      <w:r w:rsidR="0092645D">
        <w:rPr>
          <w:rFonts w:ascii="Arial" w:hAnsi="Arial" w:cs="Arial"/>
          <w:sz w:val="20"/>
          <w:szCs w:val="20"/>
          <w:lang w:eastAsia="fr-CA"/>
        </w:rPr>
        <w:t>er</w:t>
      </w:r>
      <w:r w:rsidR="00965C25">
        <w:rPr>
          <w:rFonts w:ascii="Arial" w:hAnsi="Arial" w:cs="Arial"/>
          <w:sz w:val="20"/>
          <w:szCs w:val="20"/>
          <w:lang w:eastAsia="fr-CA"/>
        </w:rPr>
        <w:t xml:space="preserve"> le travail effectu</w:t>
      </w:r>
      <w:r w:rsidR="0092645D">
        <w:rPr>
          <w:rFonts w:ascii="Arial" w:hAnsi="Arial" w:cs="Arial"/>
          <w:sz w:val="20"/>
          <w:szCs w:val="20"/>
          <w:lang w:eastAsia="fr-CA"/>
        </w:rPr>
        <w:t>é</w:t>
      </w:r>
      <w:r w:rsidR="00965C25">
        <w:rPr>
          <w:rFonts w:ascii="Arial" w:hAnsi="Arial" w:cs="Arial"/>
          <w:sz w:val="20"/>
          <w:szCs w:val="20"/>
          <w:lang w:eastAsia="fr-CA"/>
        </w:rPr>
        <w:t xml:space="preserve"> lors de la création et le déploiement d’image système. </w:t>
      </w:r>
      <w:r w:rsidR="00952832">
        <w:rPr>
          <w:rFonts w:ascii="Arial" w:hAnsi="Arial" w:cs="Arial"/>
          <w:sz w:val="20"/>
          <w:szCs w:val="20"/>
          <w:lang w:eastAsia="fr-CA"/>
        </w:rPr>
        <w:t>Donc, j</w:t>
      </w:r>
      <w:r w:rsidR="00560348">
        <w:rPr>
          <w:rFonts w:ascii="Arial" w:hAnsi="Arial" w:cs="Arial"/>
          <w:sz w:val="20"/>
          <w:szCs w:val="20"/>
          <w:lang w:eastAsia="fr-CA"/>
        </w:rPr>
        <w:t>’ai d</w:t>
      </w:r>
      <w:r w:rsidR="00952832">
        <w:rPr>
          <w:rFonts w:ascii="Arial" w:hAnsi="Arial" w:cs="Arial"/>
          <w:sz w:val="20"/>
          <w:szCs w:val="20"/>
          <w:lang w:eastAsia="fr-CA"/>
        </w:rPr>
        <w:t>û</w:t>
      </w:r>
      <w:r w:rsidR="00560348">
        <w:rPr>
          <w:rFonts w:ascii="Arial" w:hAnsi="Arial" w:cs="Arial"/>
          <w:sz w:val="20"/>
          <w:szCs w:val="20"/>
          <w:lang w:eastAsia="fr-CA"/>
        </w:rPr>
        <w:t xml:space="preserve"> prendre les décisions en lien avec tou</w:t>
      </w:r>
      <w:r w:rsidR="00890984">
        <w:rPr>
          <w:rFonts w:ascii="Arial" w:hAnsi="Arial" w:cs="Arial"/>
          <w:sz w:val="20"/>
          <w:szCs w:val="20"/>
          <w:lang w:eastAsia="fr-CA"/>
        </w:rPr>
        <w:t>te</w:t>
      </w:r>
      <w:r w:rsidR="00560348">
        <w:rPr>
          <w:rFonts w:ascii="Arial" w:hAnsi="Arial" w:cs="Arial"/>
          <w:sz w:val="20"/>
          <w:szCs w:val="20"/>
          <w:lang w:eastAsia="fr-CA"/>
        </w:rPr>
        <w:t xml:space="preserve">s les configurations requises et j’ai aussi choisi de l’installer dans la baie d’équipement de l’atelier étant donné que l’infrastructure était déjà existante. J’ai décidé de la façon dont on allait utiliser l’équipement </w:t>
      </w:r>
      <w:r w:rsidR="00875D06">
        <w:rPr>
          <w:rFonts w:ascii="Arial" w:hAnsi="Arial" w:cs="Arial"/>
          <w:sz w:val="20"/>
          <w:szCs w:val="20"/>
          <w:lang w:eastAsia="fr-CA"/>
        </w:rPr>
        <w:t>vu</w:t>
      </w:r>
      <w:r w:rsidR="00560348">
        <w:rPr>
          <w:rFonts w:ascii="Arial" w:hAnsi="Arial" w:cs="Arial"/>
          <w:sz w:val="20"/>
          <w:szCs w:val="20"/>
          <w:lang w:eastAsia="fr-CA"/>
        </w:rPr>
        <w:t xml:space="preserve"> que j’avais configuré le système</w:t>
      </w:r>
      <w:r w:rsidR="00890984">
        <w:rPr>
          <w:rFonts w:ascii="Arial" w:hAnsi="Arial" w:cs="Arial"/>
          <w:sz w:val="20"/>
          <w:szCs w:val="20"/>
          <w:lang w:eastAsia="fr-CA"/>
        </w:rPr>
        <w:t>. Une fois les travaux effectués et testés</w:t>
      </w:r>
      <w:r w:rsidR="00560348">
        <w:rPr>
          <w:rFonts w:ascii="Arial" w:hAnsi="Arial" w:cs="Arial"/>
          <w:sz w:val="20"/>
          <w:szCs w:val="20"/>
          <w:lang w:eastAsia="fr-CA"/>
        </w:rPr>
        <w:t>, j’ai informé Alain Provost</w:t>
      </w:r>
      <w:r w:rsidR="000F2C43">
        <w:rPr>
          <w:rFonts w:ascii="Arial" w:hAnsi="Arial" w:cs="Arial"/>
          <w:sz w:val="20"/>
          <w:szCs w:val="20"/>
          <w:lang w:eastAsia="fr-CA"/>
        </w:rPr>
        <w:t>’ technicien responsable des serveurs de l’audiovisuel,</w:t>
      </w:r>
      <w:r w:rsidR="00560348">
        <w:rPr>
          <w:rFonts w:ascii="Arial" w:hAnsi="Arial" w:cs="Arial"/>
          <w:sz w:val="20"/>
          <w:szCs w:val="20"/>
          <w:lang w:eastAsia="fr-CA"/>
        </w:rPr>
        <w:t xml:space="preserve"> </w:t>
      </w:r>
      <w:r w:rsidR="00F16836">
        <w:rPr>
          <w:rFonts w:ascii="Arial" w:hAnsi="Arial" w:cs="Arial"/>
          <w:sz w:val="20"/>
          <w:szCs w:val="20"/>
          <w:lang w:eastAsia="fr-CA"/>
        </w:rPr>
        <w:t>qu’il devait ce</w:t>
      </w:r>
      <w:r w:rsidR="00875D06">
        <w:rPr>
          <w:rFonts w:ascii="Arial" w:hAnsi="Arial" w:cs="Arial"/>
          <w:sz w:val="20"/>
          <w:szCs w:val="20"/>
          <w:lang w:eastAsia="fr-CA"/>
        </w:rPr>
        <w:t>sser</w:t>
      </w:r>
      <w:r w:rsidR="00560348">
        <w:rPr>
          <w:rFonts w:ascii="Arial" w:hAnsi="Arial" w:cs="Arial"/>
          <w:sz w:val="20"/>
          <w:szCs w:val="20"/>
          <w:lang w:eastAsia="fr-CA"/>
        </w:rPr>
        <w:t xml:space="preserve"> la sauvegarde </w:t>
      </w:r>
      <w:r w:rsidR="00AD3F74">
        <w:rPr>
          <w:rFonts w:ascii="Arial" w:hAnsi="Arial" w:cs="Arial"/>
          <w:sz w:val="20"/>
          <w:szCs w:val="20"/>
          <w:lang w:eastAsia="fr-CA"/>
        </w:rPr>
        <w:t>des do</w:t>
      </w:r>
      <w:r w:rsidR="000F2C43">
        <w:rPr>
          <w:rFonts w:ascii="Arial" w:hAnsi="Arial" w:cs="Arial"/>
          <w:sz w:val="20"/>
          <w:szCs w:val="20"/>
          <w:lang w:eastAsia="fr-CA"/>
        </w:rPr>
        <w:t>nnées vers les serveurs du service de l’informatique et des télécommunications</w:t>
      </w:r>
      <w:r w:rsidR="00AD3F74">
        <w:rPr>
          <w:rFonts w:ascii="Arial" w:hAnsi="Arial" w:cs="Arial"/>
          <w:sz w:val="20"/>
          <w:szCs w:val="20"/>
          <w:lang w:eastAsia="fr-CA"/>
        </w:rPr>
        <w:t xml:space="preserve">. </w:t>
      </w:r>
      <w:r w:rsidR="00560348">
        <w:rPr>
          <w:rFonts w:ascii="Arial" w:hAnsi="Arial" w:cs="Arial"/>
          <w:sz w:val="20"/>
          <w:szCs w:val="20"/>
          <w:lang w:eastAsia="fr-CA"/>
        </w:rPr>
        <w:t>Sans</w:t>
      </w:r>
      <w:r w:rsidR="00965C25">
        <w:rPr>
          <w:rFonts w:ascii="Arial" w:hAnsi="Arial" w:cs="Arial"/>
          <w:sz w:val="20"/>
          <w:szCs w:val="20"/>
          <w:lang w:eastAsia="fr-CA"/>
        </w:rPr>
        <w:t xml:space="preserve"> aucun coût additionnel, l’efficacité</w:t>
      </w:r>
      <w:r w:rsidR="00AD3F74">
        <w:rPr>
          <w:rFonts w:ascii="Arial" w:hAnsi="Arial" w:cs="Arial"/>
          <w:sz w:val="20"/>
          <w:szCs w:val="20"/>
          <w:lang w:eastAsia="fr-CA"/>
        </w:rPr>
        <w:t xml:space="preserve"> et l’organisation</w:t>
      </w:r>
      <w:r w:rsidR="00965C25">
        <w:rPr>
          <w:rFonts w:ascii="Arial" w:hAnsi="Arial" w:cs="Arial"/>
          <w:sz w:val="20"/>
          <w:szCs w:val="20"/>
          <w:lang w:eastAsia="fr-CA"/>
        </w:rPr>
        <w:t xml:space="preserve"> du travail de </w:t>
      </w:r>
      <w:r w:rsidR="000F2C43">
        <w:rPr>
          <w:rFonts w:ascii="Arial" w:hAnsi="Arial" w:cs="Arial"/>
          <w:sz w:val="20"/>
          <w:szCs w:val="20"/>
          <w:lang w:eastAsia="fr-CA"/>
        </w:rPr>
        <w:t xml:space="preserve">mes collègues techniciens </w:t>
      </w:r>
      <w:r w:rsidR="00965C25">
        <w:rPr>
          <w:rFonts w:ascii="Arial" w:hAnsi="Arial" w:cs="Arial"/>
          <w:sz w:val="20"/>
          <w:szCs w:val="20"/>
          <w:lang w:eastAsia="fr-CA"/>
        </w:rPr>
        <w:t xml:space="preserve">Jacques Desrochers, Julien Bélanger et moi </w:t>
      </w:r>
      <w:r w:rsidR="00875D06">
        <w:rPr>
          <w:rFonts w:ascii="Arial" w:hAnsi="Arial" w:cs="Arial"/>
          <w:sz w:val="20"/>
          <w:szCs w:val="20"/>
          <w:lang w:eastAsia="fr-CA"/>
        </w:rPr>
        <w:t>ont</w:t>
      </w:r>
      <w:r w:rsidR="00965C25">
        <w:rPr>
          <w:rFonts w:ascii="Arial" w:hAnsi="Arial" w:cs="Arial"/>
          <w:sz w:val="20"/>
          <w:szCs w:val="20"/>
          <w:lang w:eastAsia="fr-CA"/>
        </w:rPr>
        <w:t xml:space="preserve"> été grandement amélioré.</w:t>
      </w:r>
    </w:p>
    <w:p w:rsidR="00650A7B" w:rsidRDefault="00650A7B" w:rsidP="00F111C8">
      <w:pPr>
        <w:autoSpaceDE w:val="0"/>
        <w:autoSpaceDN w:val="0"/>
        <w:adjustRightInd w:val="0"/>
        <w:spacing w:after="0" w:line="240" w:lineRule="auto"/>
        <w:ind w:firstLine="4"/>
        <w:jc w:val="both"/>
        <w:rPr>
          <w:rFonts w:ascii="Arial" w:hAnsi="Arial" w:cs="Arial"/>
          <w:sz w:val="20"/>
          <w:szCs w:val="20"/>
          <w:lang w:eastAsia="fr-CA"/>
        </w:rPr>
      </w:pPr>
    </w:p>
    <w:p w:rsidR="00AD3F74" w:rsidRDefault="00AD3F74" w:rsidP="00F111C8">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tab/>
      </w:r>
      <w:r w:rsidR="005F674F">
        <w:rPr>
          <w:rFonts w:ascii="Arial" w:hAnsi="Arial" w:cs="Arial"/>
          <w:sz w:val="20"/>
          <w:szCs w:val="20"/>
          <w:lang w:eastAsia="fr-CA"/>
        </w:rPr>
        <w:t>M</w:t>
      </w:r>
      <w:r w:rsidR="00345CF1">
        <w:rPr>
          <w:rFonts w:ascii="Arial" w:hAnsi="Arial" w:cs="Arial"/>
          <w:sz w:val="20"/>
          <w:szCs w:val="20"/>
          <w:lang w:eastAsia="fr-CA"/>
        </w:rPr>
        <w:t>ême si je</w:t>
      </w:r>
      <w:r w:rsidR="005F674F">
        <w:rPr>
          <w:rFonts w:ascii="Arial" w:hAnsi="Arial" w:cs="Arial"/>
          <w:sz w:val="20"/>
          <w:szCs w:val="20"/>
          <w:lang w:eastAsia="fr-CA"/>
        </w:rPr>
        <w:t xml:space="preserve"> voulais avoir une nouvelle base de données pour l’inventaire logiciel et matériel</w:t>
      </w:r>
      <w:r w:rsidR="00345CF1">
        <w:rPr>
          <w:rFonts w:ascii="Arial" w:hAnsi="Arial" w:cs="Arial"/>
          <w:sz w:val="20"/>
          <w:szCs w:val="20"/>
          <w:lang w:eastAsia="fr-CA"/>
        </w:rPr>
        <w:t xml:space="preserve">, </w:t>
      </w:r>
      <w:r w:rsidR="00594341">
        <w:rPr>
          <w:rFonts w:ascii="Arial" w:hAnsi="Arial" w:cs="Arial"/>
          <w:sz w:val="20"/>
          <w:szCs w:val="20"/>
          <w:lang w:eastAsia="fr-CA"/>
        </w:rPr>
        <w:t>il m’était impossible de</w:t>
      </w:r>
      <w:r w:rsidR="005F674F">
        <w:rPr>
          <w:rFonts w:ascii="Arial" w:hAnsi="Arial" w:cs="Arial"/>
          <w:sz w:val="20"/>
          <w:szCs w:val="20"/>
          <w:lang w:eastAsia="fr-CA"/>
        </w:rPr>
        <w:t xml:space="preserve"> faire une demande direct</w:t>
      </w:r>
      <w:r w:rsidR="00247A22">
        <w:rPr>
          <w:rFonts w:ascii="Arial" w:hAnsi="Arial" w:cs="Arial"/>
          <w:sz w:val="20"/>
          <w:szCs w:val="20"/>
          <w:lang w:eastAsia="fr-CA"/>
        </w:rPr>
        <w:t>e</w:t>
      </w:r>
      <w:r w:rsidR="005F674F">
        <w:rPr>
          <w:rFonts w:ascii="Arial" w:hAnsi="Arial" w:cs="Arial"/>
          <w:sz w:val="20"/>
          <w:szCs w:val="20"/>
          <w:lang w:eastAsia="fr-CA"/>
        </w:rPr>
        <w:t xml:space="preserve"> à Gabriel Com en multimédia pour  la création</w:t>
      </w:r>
      <w:r w:rsidR="00345CF1">
        <w:rPr>
          <w:rFonts w:ascii="Arial" w:hAnsi="Arial" w:cs="Arial"/>
          <w:sz w:val="20"/>
          <w:szCs w:val="20"/>
          <w:lang w:eastAsia="fr-CA"/>
        </w:rPr>
        <w:t xml:space="preserve">. Suite à </w:t>
      </w:r>
      <w:r w:rsidR="00EB7A3B">
        <w:rPr>
          <w:rFonts w:ascii="Arial" w:hAnsi="Arial" w:cs="Arial"/>
          <w:sz w:val="20"/>
          <w:szCs w:val="20"/>
          <w:lang w:eastAsia="fr-CA"/>
        </w:rPr>
        <w:t>l’appui</w:t>
      </w:r>
      <w:r w:rsidR="00345CF1">
        <w:rPr>
          <w:rFonts w:ascii="Arial" w:hAnsi="Arial" w:cs="Arial"/>
          <w:sz w:val="20"/>
          <w:szCs w:val="20"/>
          <w:lang w:eastAsia="fr-CA"/>
        </w:rPr>
        <w:t xml:space="preserve"> de mon supérieur, j’ai pris l’initiative d’aller rencontrer les personnes concerné</w:t>
      </w:r>
      <w:r w:rsidR="00890984">
        <w:rPr>
          <w:rFonts w:ascii="Arial" w:hAnsi="Arial" w:cs="Arial"/>
          <w:sz w:val="20"/>
          <w:szCs w:val="20"/>
          <w:lang w:eastAsia="fr-CA"/>
        </w:rPr>
        <w:t>e</w:t>
      </w:r>
      <w:r w:rsidR="00345CF1">
        <w:rPr>
          <w:rFonts w:ascii="Arial" w:hAnsi="Arial" w:cs="Arial"/>
          <w:sz w:val="20"/>
          <w:szCs w:val="20"/>
          <w:lang w:eastAsia="fr-CA"/>
        </w:rPr>
        <w:t xml:space="preserve">s afin d’organiser des rencontres pour </w:t>
      </w:r>
      <w:r w:rsidR="0078690D">
        <w:rPr>
          <w:rFonts w:ascii="Arial" w:hAnsi="Arial" w:cs="Arial"/>
          <w:sz w:val="20"/>
          <w:szCs w:val="20"/>
          <w:lang w:eastAsia="fr-CA"/>
        </w:rPr>
        <w:t>définir nos</w:t>
      </w:r>
      <w:r w:rsidR="00345CF1">
        <w:rPr>
          <w:rFonts w:ascii="Arial" w:hAnsi="Arial" w:cs="Arial"/>
          <w:sz w:val="20"/>
          <w:szCs w:val="20"/>
          <w:lang w:eastAsia="fr-CA"/>
        </w:rPr>
        <w:t xml:space="preserve"> nouveaux </w:t>
      </w:r>
      <w:r w:rsidR="00EB7A3B">
        <w:rPr>
          <w:rFonts w:ascii="Arial" w:hAnsi="Arial" w:cs="Arial"/>
          <w:sz w:val="20"/>
          <w:szCs w:val="20"/>
          <w:lang w:eastAsia="fr-CA"/>
        </w:rPr>
        <w:t>besoins</w:t>
      </w:r>
      <w:r w:rsidR="00345CF1">
        <w:rPr>
          <w:rFonts w:ascii="Arial" w:hAnsi="Arial" w:cs="Arial"/>
          <w:sz w:val="20"/>
          <w:szCs w:val="20"/>
          <w:lang w:eastAsia="fr-CA"/>
        </w:rPr>
        <w:t>. Mes collèg</w:t>
      </w:r>
      <w:r w:rsidR="00A46E15">
        <w:rPr>
          <w:rFonts w:ascii="Arial" w:hAnsi="Arial" w:cs="Arial"/>
          <w:sz w:val="20"/>
          <w:szCs w:val="20"/>
          <w:lang w:eastAsia="fr-CA"/>
        </w:rPr>
        <w:t>u</w:t>
      </w:r>
      <w:r w:rsidR="00345CF1">
        <w:rPr>
          <w:rFonts w:ascii="Arial" w:hAnsi="Arial" w:cs="Arial"/>
          <w:sz w:val="20"/>
          <w:szCs w:val="20"/>
          <w:lang w:eastAsia="fr-CA"/>
        </w:rPr>
        <w:t xml:space="preserve">es ont profité du moment pour </w:t>
      </w:r>
      <w:r w:rsidR="00EB7A3B">
        <w:rPr>
          <w:rFonts w:ascii="Arial" w:hAnsi="Arial" w:cs="Arial"/>
          <w:sz w:val="20"/>
          <w:szCs w:val="20"/>
          <w:lang w:eastAsia="fr-CA"/>
        </w:rPr>
        <w:t>définir</w:t>
      </w:r>
      <w:r w:rsidR="0078690D">
        <w:rPr>
          <w:rFonts w:ascii="Arial" w:hAnsi="Arial" w:cs="Arial"/>
          <w:sz w:val="20"/>
          <w:szCs w:val="20"/>
          <w:lang w:eastAsia="fr-CA"/>
        </w:rPr>
        <w:t xml:space="preserve"> </w:t>
      </w:r>
      <w:r w:rsidR="00345CF1">
        <w:rPr>
          <w:rFonts w:ascii="Arial" w:hAnsi="Arial" w:cs="Arial"/>
          <w:sz w:val="20"/>
          <w:szCs w:val="20"/>
          <w:lang w:eastAsia="fr-CA"/>
        </w:rPr>
        <w:t>d’autre</w:t>
      </w:r>
      <w:r w:rsidR="00890984">
        <w:rPr>
          <w:rFonts w:ascii="Arial" w:hAnsi="Arial" w:cs="Arial"/>
          <w:sz w:val="20"/>
          <w:szCs w:val="20"/>
          <w:lang w:eastAsia="fr-CA"/>
        </w:rPr>
        <w:t>s</w:t>
      </w:r>
      <w:r w:rsidR="00345CF1">
        <w:rPr>
          <w:rFonts w:ascii="Arial" w:hAnsi="Arial" w:cs="Arial"/>
          <w:sz w:val="20"/>
          <w:szCs w:val="20"/>
          <w:lang w:eastAsia="fr-CA"/>
        </w:rPr>
        <w:t xml:space="preserve"> </w:t>
      </w:r>
      <w:r w:rsidR="00EB7A3B">
        <w:rPr>
          <w:rFonts w:ascii="Arial" w:hAnsi="Arial" w:cs="Arial"/>
          <w:sz w:val="20"/>
          <w:szCs w:val="20"/>
          <w:lang w:eastAsia="fr-CA"/>
        </w:rPr>
        <w:t>besoins</w:t>
      </w:r>
      <w:r w:rsidR="0078690D">
        <w:rPr>
          <w:rFonts w:ascii="Arial" w:hAnsi="Arial" w:cs="Arial"/>
          <w:sz w:val="20"/>
          <w:szCs w:val="20"/>
          <w:lang w:eastAsia="fr-CA"/>
        </w:rPr>
        <w:t xml:space="preserve"> eux aussi</w:t>
      </w:r>
      <w:r w:rsidR="00345CF1">
        <w:rPr>
          <w:rFonts w:ascii="Arial" w:hAnsi="Arial" w:cs="Arial"/>
          <w:sz w:val="20"/>
          <w:szCs w:val="20"/>
          <w:lang w:eastAsia="fr-CA"/>
        </w:rPr>
        <w:t xml:space="preserve">. </w:t>
      </w:r>
      <w:r w:rsidR="007572D8">
        <w:rPr>
          <w:rFonts w:ascii="Arial" w:hAnsi="Arial" w:cs="Arial"/>
          <w:sz w:val="20"/>
          <w:szCs w:val="20"/>
          <w:lang w:eastAsia="fr-CA"/>
        </w:rPr>
        <w:t>C</w:t>
      </w:r>
      <w:r w:rsidR="00345CF1">
        <w:rPr>
          <w:rFonts w:ascii="Arial" w:hAnsi="Arial" w:cs="Arial"/>
          <w:sz w:val="20"/>
          <w:szCs w:val="20"/>
          <w:lang w:eastAsia="fr-CA"/>
        </w:rPr>
        <w:t xml:space="preserve">es </w:t>
      </w:r>
      <w:r w:rsidR="007572D8">
        <w:rPr>
          <w:rFonts w:ascii="Arial" w:hAnsi="Arial" w:cs="Arial"/>
          <w:sz w:val="20"/>
          <w:szCs w:val="20"/>
          <w:lang w:eastAsia="fr-CA"/>
        </w:rPr>
        <w:t>derniers</w:t>
      </w:r>
      <w:r w:rsidR="00B26A02">
        <w:rPr>
          <w:rFonts w:ascii="Arial" w:hAnsi="Arial" w:cs="Arial"/>
          <w:sz w:val="20"/>
          <w:szCs w:val="20"/>
          <w:lang w:eastAsia="fr-CA"/>
        </w:rPr>
        <w:t xml:space="preserve"> </w:t>
      </w:r>
      <w:r w:rsidR="00EB7A3B">
        <w:rPr>
          <w:rFonts w:ascii="Arial" w:hAnsi="Arial" w:cs="Arial"/>
          <w:sz w:val="20"/>
          <w:szCs w:val="20"/>
          <w:lang w:eastAsia="fr-CA"/>
        </w:rPr>
        <w:t xml:space="preserve">ont été </w:t>
      </w:r>
      <w:r w:rsidR="0080760D">
        <w:rPr>
          <w:rFonts w:ascii="Arial" w:hAnsi="Arial" w:cs="Arial"/>
          <w:sz w:val="20"/>
          <w:szCs w:val="20"/>
          <w:lang w:eastAsia="fr-CA"/>
        </w:rPr>
        <w:t>approuvés</w:t>
      </w:r>
      <w:r w:rsidR="00EB7A3B">
        <w:rPr>
          <w:rFonts w:ascii="Arial" w:hAnsi="Arial" w:cs="Arial"/>
          <w:sz w:val="20"/>
          <w:szCs w:val="20"/>
          <w:lang w:eastAsia="fr-CA"/>
        </w:rPr>
        <w:t xml:space="preserve"> par les techniciens utilisateurs</w:t>
      </w:r>
      <w:r w:rsidR="004D705A">
        <w:rPr>
          <w:rFonts w:ascii="Arial" w:hAnsi="Arial" w:cs="Arial"/>
          <w:sz w:val="20"/>
          <w:szCs w:val="20"/>
          <w:lang w:eastAsia="fr-CA"/>
        </w:rPr>
        <w:t xml:space="preserve"> uniquement</w:t>
      </w:r>
      <w:r w:rsidR="00EB7A3B">
        <w:rPr>
          <w:rFonts w:ascii="Arial" w:hAnsi="Arial" w:cs="Arial"/>
          <w:sz w:val="20"/>
          <w:szCs w:val="20"/>
          <w:lang w:eastAsia="fr-CA"/>
        </w:rPr>
        <w:t xml:space="preserve"> (Jacques Desrochers, Alain Provost et moi)</w:t>
      </w:r>
      <w:r w:rsidR="00B26A02">
        <w:rPr>
          <w:rFonts w:ascii="Arial" w:hAnsi="Arial" w:cs="Arial"/>
          <w:sz w:val="20"/>
          <w:szCs w:val="20"/>
          <w:lang w:eastAsia="fr-CA"/>
        </w:rPr>
        <w:t>. La résultante</w:t>
      </w:r>
      <w:r w:rsidR="004D705A">
        <w:rPr>
          <w:rFonts w:ascii="Arial" w:hAnsi="Arial" w:cs="Arial"/>
          <w:sz w:val="20"/>
          <w:szCs w:val="20"/>
          <w:lang w:eastAsia="fr-CA"/>
        </w:rPr>
        <w:t xml:space="preserve"> de cette initiative </w:t>
      </w:r>
      <w:r w:rsidR="00B26A02">
        <w:rPr>
          <w:rFonts w:ascii="Arial" w:hAnsi="Arial" w:cs="Arial"/>
          <w:sz w:val="20"/>
          <w:szCs w:val="20"/>
          <w:lang w:eastAsia="fr-CA"/>
        </w:rPr>
        <w:t>se traduit par la</w:t>
      </w:r>
      <w:r w:rsidR="004D705A">
        <w:rPr>
          <w:rFonts w:ascii="Arial" w:hAnsi="Arial" w:cs="Arial"/>
          <w:sz w:val="20"/>
          <w:szCs w:val="20"/>
          <w:lang w:eastAsia="fr-CA"/>
        </w:rPr>
        <w:t xml:space="preserve"> création d’une nouvelle base de donnée</w:t>
      </w:r>
      <w:r w:rsidR="00B26A02">
        <w:rPr>
          <w:rFonts w:ascii="Arial" w:hAnsi="Arial" w:cs="Arial"/>
          <w:sz w:val="20"/>
          <w:szCs w:val="20"/>
          <w:lang w:eastAsia="fr-CA"/>
        </w:rPr>
        <w:t>s plus performante et plus fiable</w:t>
      </w:r>
      <w:r w:rsidR="00C454DE">
        <w:rPr>
          <w:rFonts w:ascii="Arial" w:hAnsi="Arial" w:cs="Arial"/>
          <w:sz w:val="20"/>
          <w:szCs w:val="20"/>
          <w:lang w:eastAsia="fr-CA"/>
        </w:rPr>
        <w:t xml:space="preserve">, </w:t>
      </w:r>
      <w:r w:rsidR="007572D8">
        <w:rPr>
          <w:rFonts w:ascii="Arial" w:hAnsi="Arial" w:cs="Arial"/>
          <w:sz w:val="20"/>
          <w:szCs w:val="20"/>
          <w:lang w:eastAsia="fr-CA"/>
        </w:rPr>
        <w:t xml:space="preserve"> ce </w:t>
      </w:r>
      <w:r w:rsidR="00C454DE">
        <w:rPr>
          <w:rFonts w:ascii="Arial" w:hAnsi="Arial" w:cs="Arial"/>
          <w:sz w:val="20"/>
          <w:szCs w:val="20"/>
          <w:lang w:eastAsia="fr-CA"/>
        </w:rPr>
        <w:t>qui répond</w:t>
      </w:r>
      <w:r w:rsidR="00B26A02">
        <w:rPr>
          <w:rFonts w:ascii="Arial" w:hAnsi="Arial" w:cs="Arial"/>
          <w:sz w:val="20"/>
          <w:szCs w:val="20"/>
          <w:lang w:eastAsia="fr-CA"/>
        </w:rPr>
        <w:t xml:space="preserve"> aux besoins de tous.</w:t>
      </w:r>
    </w:p>
    <w:p w:rsidR="0080760D" w:rsidRDefault="0080760D" w:rsidP="00F111C8">
      <w:pPr>
        <w:autoSpaceDE w:val="0"/>
        <w:autoSpaceDN w:val="0"/>
        <w:adjustRightInd w:val="0"/>
        <w:spacing w:after="0" w:line="240" w:lineRule="auto"/>
        <w:ind w:firstLine="4"/>
        <w:jc w:val="both"/>
        <w:rPr>
          <w:rFonts w:ascii="Arial" w:hAnsi="Arial" w:cs="Arial"/>
          <w:sz w:val="20"/>
          <w:szCs w:val="20"/>
          <w:lang w:eastAsia="fr-CA"/>
        </w:rPr>
      </w:pPr>
    </w:p>
    <w:p w:rsidR="0080760D" w:rsidRDefault="0080760D" w:rsidP="00491532">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tab/>
      </w:r>
      <w:r w:rsidR="00F862EE">
        <w:rPr>
          <w:rFonts w:ascii="Arial" w:hAnsi="Arial" w:cs="Arial"/>
          <w:sz w:val="20"/>
          <w:szCs w:val="20"/>
          <w:lang w:eastAsia="fr-CA"/>
        </w:rPr>
        <w:t>Lors de la création de la documentation des configurations défini</w:t>
      </w:r>
      <w:r w:rsidR="00C5477B">
        <w:rPr>
          <w:rFonts w:ascii="Arial" w:hAnsi="Arial" w:cs="Arial"/>
          <w:sz w:val="20"/>
          <w:szCs w:val="20"/>
          <w:lang w:eastAsia="fr-CA"/>
        </w:rPr>
        <w:t>e</w:t>
      </w:r>
      <w:r w:rsidR="00F862EE">
        <w:rPr>
          <w:rFonts w:ascii="Arial" w:hAnsi="Arial" w:cs="Arial"/>
          <w:sz w:val="20"/>
          <w:szCs w:val="20"/>
          <w:lang w:eastAsia="fr-CA"/>
        </w:rPr>
        <w:t xml:space="preserve"> sur les ordinateurs de salle</w:t>
      </w:r>
      <w:r w:rsidR="007572D8">
        <w:rPr>
          <w:rFonts w:ascii="Arial" w:hAnsi="Arial" w:cs="Arial"/>
          <w:sz w:val="20"/>
          <w:szCs w:val="20"/>
          <w:lang w:eastAsia="fr-CA"/>
        </w:rPr>
        <w:t>s</w:t>
      </w:r>
      <w:r w:rsidR="00F862EE">
        <w:rPr>
          <w:rFonts w:ascii="Arial" w:hAnsi="Arial" w:cs="Arial"/>
          <w:sz w:val="20"/>
          <w:szCs w:val="20"/>
          <w:lang w:eastAsia="fr-CA"/>
        </w:rPr>
        <w:t xml:space="preserve"> de cours et </w:t>
      </w:r>
      <w:r w:rsidR="00485BCC">
        <w:rPr>
          <w:rFonts w:ascii="Arial" w:hAnsi="Arial" w:cs="Arial"/>
          <w:sz w:val="20"/>
          <w:szCs w:val="20"/>
          <w:lang w:eastAsia="fr-CA"/>
        </w:rPr>
        <w:t>facultaires</w:t>
      </w:r>
      <w:r w:rsidR="00F862EE">
        <w:rPr>
          <w:rFonts w:ascii="Arial" w:hAnsi="Arial" w:cs="Arial"/>
          <w:sz w:val="20"/>
          <w:szCs w:val="20"/>
          <w:lang w:eastAsia="fr-CA"/>
        </w:rPr>
        <w:t xml:space="preserve">, j’ai </w:t>
      </w:r>
      <w:r w:rsidR="00485BCC">
        <w:rPr>
          <w:rFonts w:ascii="Arial" w:hAnsi="Arial" w:cs="Arial"/>
          <w:sz w:val="20"/>
          <w:szCs w:val="20"/>
          <w:lang w:eastAsia="fr-CA"/>
        </w:rPr>
        <w:t xml:space="preserve">remarqué qu’il </w:t>
      </w:r>
      <w:r w:rsidR="00C5477B">
        <w:rPr>
          <w:rFonts w:ascii="Arial" w:hAnsi="Arial" w:cs="Arial"/>
          <w:sz w:val="20"/>
          <w:szCs w:val="20"/>
          <w:lang w:eastAsia="fr-CA"/>
        </w:rPr>
        <w:t xml:space="preserve">y </w:t>
      </w:r>
      <w:r w:rsidR="00485BCC">
        <w:rPr>
          <w:rFonts w:ascii="Arial" w:hAnsi="Arial" w:cs="Arial"/>
          <w:sz w:val="20"/>
          <w:szCs w:val="20"/>
          <w:lang w:eastAsia="fr-CA"/>
        </w:rPr>
        <w:t>avait certain</w:t>
      </w:r>
      <w:r w:rsidR="00DB3E62">
        <w:rPr>
          <w:rFonts w:ascii="Arial" w:hAnsi="Arial" w:cs="Arial"/>
          <w:sz w:val="20"/>
          <w:szCs w:val="20"/>
          <w:lang w:eastAsia="fr-CA"/>
        </w:rPr>
        <w:t>s</w:t>
      </w:r>
      <w:r w:rsidR="00485BCC">
        <w:rPr>
          <w:rFonts w:ascii="Arial" w:hAnsi="Arial" w:cs="Arial"/>
          <w:sz w:val="20"/>
          <w:szCs w:val="20"/>
          <w:lang w:eastAsia="fr-CA"/>
        </w:rPr>
        <w:t xml:space="preserve"> correctif</w:t>
      </w:r>
      <w:r w:rsidR="00DB3E62">
        <w:rPr>
          <w:rFonts w:ascii="Arial" w:hAnsi="Arial" w:cs="Arial"/>
          <w:sz w:val="20"/>
          <w:szCs w:val="20"/>
          <w:lang w:eastAsia="fr-CA"/>
        </w:rPr>
        <w:t>s</w:t>
      </w:r>
      <w:r w:rsidR="00485BCC">
        <w:rPr>
          <w:rFonts w:ascii="Arial" w:hAnsi="Arial" w:cs="Arial"/>
          <w:sz w:val="20"/>
          <w:szCs w:val="20"/>
          <w:lang w:eastAsia="fr-CA"/>
        </w:rPr>
        <w:t xml:space="preserve"> à apporter</w:t>
      </w:r>
      <w:r w:rsidR="00C5477B">
        <w:rPr>
          <w:rFonts w:ascii="Arial" w:hAnsi="Arial" w:cs="Arial"/>
          <w:sz w:val="20"/>
          <w:szCs w:val="20"/>
          <w:lang w:eastAsia="fr-CA"/>
        </w:rPr>
        <w:t>, dont</w:t>
      </w:r>
      <w:r w:rsidR="00485BCC">
        <w:rPr>
          <w:rFonts w:ascii="Arial" w:hAnsi="Arial" w:cs="Arial"/>
          <w:sz w:val="20"/>
          <w:szCs w:val="20"/>
          <w:lang w:eastAsia="fr-CA"/>
        </w:rPr>
        <w:t xml:space="preserve"> </w:t>
      </w:r>
      <w:r w:rsidR="00C5477B">
        <w:rPr>
          <w:rFonts w:ascii="Arial" w:hAnsi="Arial" w:cs="Arial"/>
          <w:sz w:val="20"/>
          <w:szCs w:val="20"/>
          <w:lang w:eastAsia="fr-CA"/>
        </w:rPr>
        <w:t>q</w:t>
      </w:r>
      <w:r w:rsidR="00485BCC">
        <w:rPr>
          <w:rFonts w:ascii="Arial" w:hAnsi="Arial" w:cs="Arial"/>
          <w:sz w:val="20"/>
          <w:szCs w:val="20"/>
          <w:lang w:eastAsia="fr-CA"/>
        </w:rPr>
        <w:t>uelques problèmes mineurs</w:t>
      </w:r>
      <w:r w:rsidR="00491532">
        <w:rPr>
          <w:rFonts w:ascii="Arial" w:hAnsi="Arial" w:cs="Arial"/>
          <w:sz w:val="20"/>
          <w:szCs w:val="20"/>
          <w:lang w:eastAsia="fr-CA"/>
        </w:rPr>
        <w:t xml:space="preserve"> et quelques ajouts</w:t>
      </w:r>
      <w:r w:rsidR="00485BCC">
        <w:rPr>
          <w:rFonts w:ascii="Arial" w:hAnsi="Arial" w:cs="Arial"/>
          <w:sz w:val="20"/>
          <w:szCs w:val="20"/>
          <w:lang w:eastAsia="fr-CA"/>
        </w:rPr>
        <w:t xml:space="preserve"> pour les ordinateurs de salle</w:t>
      </w:r>
      <w:r w:rsidR="007572D8">
        <w:rPr>
          <w:rFonts w:ascii="Arial" w:hAnsi="Arial" w:cs="Arial"/>
          <w:sz w:val="20"/>
          <w:szCs w:val="20"/>
          <w:lang w:eastAsia="fr-CA"/>
        </w:rPr>
        <w:t>s</w:t>
      </w:r>
      <w:r w:rsidR="00485BCC">
        <w:rPr>
          <w:rFonts w:ascii="Arial" w:hAnsi="Arial" w:cs="Arial"/>
          <w:sz w:val="20"/>
          <w:szCs w:val="20"/>
          <w:lang w:eastAsia="fr-CA"/>
        </w:rPr>
        <w:t xml:space="preserve"> de cours</w:t>
      </w:r>
      <w:r w:rsidR="00F33A31">
        <w:rPr>
          <w:rFonts w:ascii="Arial" w:hAnsi="Arial" w:cs="Arial"/>
          <w:sz w:val="20"/>
          <w:szCs w:val="20"/>
          <w:lang w:eastAsia="fr-CA"/>
        </w:rPr>
        <w:t>.</w:t>
      </w:r>
      <w:r w:rsidR="00DD0A02">
        <w:rPr>
          <w:rFonts w:ascii="Arial" w:hAnsi="Arial" w:cs="Arial"/>
          <w:sz w:val="20"/>
          <w:szCs w:val="20"/>
          <w:lang w:eastAsia="fr-CA"/>
        </w:rPr>
        <w:t xml:space="preserve"> </w:t>
      </w:r>
      <w:r w:rsidR="00F33A31">
        <w:rPr>
          <w:rFonts w:ascii="Arial" w:hAnsi="Arial" w:cs="Arial"/>
          <w:sz w:val="20"/>
          <w:szCs w:val="20"/>
          <w:lang w:eastAsia="fr-CA"/>
        </w:rPr>
        <w:t>Toutefois</w:t>
      </w:r>
      <w:r w:rsidR="00DD0A02">
        <w:rPr>
          <w:rFonts w:ascii="Arial" w:hAnsi="Arial" w:cs="Arial"/>
          <w:sz w:val="20"/>
          <w:szCs w:val="20"/>
          <w:lang w:eastAsia="fr-CA"/>
        </w:rPr>
        <w:t xml:space="preserve">, les </w:t>
      </w:r>
      <w:r w:rsidR="00485BCC">
        <w:rPr>
          <w:rFonts w:ascii="Arial" w:hAnsi="Arial" w:cs="Arial"/>
          <w:sz w:val="20"/>
          <w:szCs w:val="20"/>
          <w:lang w:eastAsia="fr-CA"/>
        </w:rPr>
        <w:t>problème</w:t>
      </w:r>
      <w:r w:rsidR="00DD0A02">
        <w:rPr>
          <w:rFonts w:ascii="Arial" w:hAnsi="Arial" w:cs="Arial"/>
          <w:sz w:val="20"/>
          <w:szCs w:val="20"/>
          <w:lang w:eastAsia="fr-CA"/>
        </w:rPr>
        <w:t>s majeurs</w:t>
      </w:r>
      <w:r w:rsidR="00A92607">
        <w:rPr>
          <w:rFonts w:ascii="Arial" w:hAnsi="Arial" w:cs="Arial"/>
          <w:sz w:val="20"/>
          <w:szCs w:val="20"/>
          <w:lang w:eastAsia="fr-CA"/>
        </w:rPr>
        <w:t xml:space="preserve"> </w:t>
      </w:r>
      <w:r w:rsidR="007572D8">
        <w:rPr>
          <w:rFonts w:ascii="Arial" w:hAnsi="Arial" w:cs="Arial"/>
          <w:sz w:val="20"/>
          <w:szCs w:val="20"/>
          <w:lang w:eastAsia="fr-CA"/>
        </w:rPr>
        <w:t>se trouvaient</w:t>
      </w:r>
      <w:r w:rsidR="00DD0A02">
        <w:rPr>
          <w:rFonts w:ascii="Arial" w:hAnsi="Arial" w:cs="Arial"/>
          <w:sz w:val="20"/>
          <w:szCs w:val="20"/>
          <w:lang w:eastAsia="fr-CA"/>
        </w:rPr>
        <w:t xml:space="preserve"> dans</w:t>
      </w:r>
      <w:r w:rsidR="00485BCC">
        <w:rPr>
          <w:rFonts w:ascii="Arial" w:hAnsi="Arial" w:cs="Arial"/>
          <w:sz w:val="20"/>
          <w:szCs w:val="20"/>
          <w:lang w:eastAsia="fr-CA"/>
        </w:rPr>
        <w:t xml:space="preserve"> les salles facultaire</w:t>
      </w:r>
      <w:r w:rsidR="00B2437F">
        <w:rPr>
          <w:rFonts w:ascii="Arial" w:hAnsi="Arial" w:cs="Arial"/>
          <w:sz w:val="20"/>
          <w:szCs w:val="20"/>
          <w:lang w:eastAsia="fr-CA"/>
        </w:rPr>
        <w:t>s</w:t>
      </w:r>
      <w:r w:rsidR="00485BCC">
        <w:rPr>
          <w:rFonts w:ascii="Arial" w:hAnsi="Arial" w:cs="Arial"/>
          <w:sz w:val="20"/>
          <w:szCs w:val="20"/>
          <w:lang w:eastAsia="fr-CA"/>
        </w:rPr>
        <w:t>. Lors du transf</w:t>
      </w:r>
      <w:r w:rsidR="00DD0A02">
        <w:rPr>
          <w:rFonts w:ascii="Arial" w:hAnsi="Arial" w:cs="Arial"/>
          <w:sz w:val="20"/>
          <w:szCs w:val="20"/>
          <w:lang w:eastAsia="fr-CA"/>
        </w:rPr>
        <w:t>ert</w:t>
      </w:r>
      <w:r w:rsidR="00485BCC">
        <w:rPr>
          <w:rFonts w:ascii="Arial" w:hAnsi="Arial" w:cs="Arial"/>
          <w:sz w:val="20"/>
          <w:szCs w:val="20"/>
          <w:lang w:eastAsia="fr-CA"/>
        </w:rPr>
        <w:t xml:space="preserve"> </w:t>
      </w:r>
      <w:r w:rsidR="00B26A02">
        <w:rPr>
          <w:rFonts w:ascii="Arial" w:hAnsi="Arial" w:cs="Arial"/>
          <w:sz w:val="20"/>
          <w:szCs w:val="20"/>
          <w:lang w:eastAsia="fr-CA"/>
        </w:rPr>
        <w:t xml:space="preserve">des </w:t>
      </w:r>
      <w:r w:rsidR="000F2C43">
        <w:rPr>
          <w:rFonts w:ascii="Arial" w:hAnsi="Arial" w:cs="Arial"/>
          <w:sz w:val="20"/>
          <w:szCs w:val="20"/>
          <w:lang w:eastAsia="fr-CA"/>
        </w:rPr>
        <w:t>activités d’</w:t>
      </w:r>
      <w:r w:rsidR="00B26A02">
        <w:rPr>
          <w:rFonts w:ascii="Arial" w:hAnsi="Arial" w:cs="Arial"/>
          <w:sz w:val="20"/>
          <w:szCs w:val="20"/>
          <w:lang w:eastAsia="fr-CA"/>
        </w:rPr>
        <w:t>installations</w:t>
      </w:r>
      <w:r w:rsidR="000F2C43">
        <w:rPr>
          <w:rFonts w:ascii="Arial" w:hAnsi="Arial" w:cs="Arial"/>
          <w:sz w:val="20"/>
          <w:szCs w:val="20"/>
          <w:lang w:eastAsia="fr-CA"/>
        </w:rPr>
        <w:t xml:space="preserve"> des nouveaux ordinateurs à</w:t>
      </w:r>
      <w:r w:rsidR="00485BCC">
        <w:rPr>
          <w:rFonts w:ascii="Arial" w:hAnsi="Arial" w:cs="Arial"/>
          <w:sz w:val="20"/>
          <w:szCs w:val="20"/>
          <w:lang w:eastAsia="fr-CA"/>
        </w:rPr>
        <w:t xml:space="preserve"> Daniel Gendron,</w:t>
      </w:r>
      <w:r w:rsidR="000F2C43">
        <w:rPr>
          <w:rFonts w:ascii="Arial" w:hAnsi="Arial" w:cs="Arial"/>
          <w:sz w:val="20"/>
          <w:szCs w:val="20"/>
          <w:lang w:eastAsia="fr-CA"/>
        </w:rPr>
        <w:t xml:space="preserve"> techniciens en soutien média,</w:t>
      </w:r>
      <w:r w:rsidR="00485BCC">
        <w:rPr>
          <w:rFonts w:ascii="Arial" w:hAnsi="Arial" w:cs="Arial"/>
          <w:sz w:val="20"/>
          <w:szCs w:val="20"/>
          <w:lang w:eastAsia="fr-CA"/>
        </w:rPr>
        <w:t xml:space="preserve"> rien n’avait été défini pour les salles facultaires. </w:t>
      </w:r>
      <w:r w:rsidR="00491532">
        <w:rPr>
          <w:rFonts w:ascii="Arial" w:hAnsi="Arial" w:cs="Arial"/>
          <w:sz w:val="20"/>
          <w:szCs w:val="20"/>
          <w:lang w:eastAsia="fr-CA"/>
        </w:rPr>
        <w:t>Alors, j’ai donné les nouvelles directives à Daniel Gendron</w:t>
      </w:r>
      <w:r w:rsidR="00CB33D1">
        <w:rPr>
          <w:rFonts w:ascii="Arial" w:hAnsi="Arial" w:cs="Arial"/>
          <w:sz w:val="20"/>
          <w:szCs w:val="20"/>
          <w:lang w:eastAsia="fr-CA"/>
        </w:rPr>
        <w:t>, technicien de soutien aux média responsable des installations d’</w:t>
      </w:r>
      <w:r w:rsidR="00062303">
        <w:rPr>
          <w:rFonts w:ascii="Arial" w:hAnsi="Arial" w:cs="Arial"/>
          <w:sz w:val="20"/>
          <w:szCs w:val="20"/>
          <w:lang w:eastAsia="fr-CA"/>
        </w:rPr>
        <w:t>ordinateur neuf,</w:t>
      </w:r>
      <w:r w:rsidR="00491532">
        <w:rPr>
          <w:rFonts w:ascii="Arial" w:hAnsi="Arial" w:cs="Arial"/>
          <w:sz w:val="20"/>
          <w:szCs w:val="20"/>
          <w:lang w:eastAsia="fr-CA"/>
        </w:rPr>
        <w:t xml:space="preserve"> pour les installations futures pour ensuite compléter la documentation.</w:t>
      </w:r>
      <w:r w:rsidR="009D3F5B">
        <w:rPr>
          <w:rFonts w:ascii="Arial" w:hAnsi="Arial" w:cs="Arial"/>
          <w:sz w:val="20"/>
          <w:szCs w:val="20"/>
          <w:lang w:eastAsia="fr-CA"/>
        </w:rPr>
        <w:t xml:space="preserve"> Pour corrig</w:t>
      </w:r>
      <w:r w:rsidR="004143FE">
        <w:rPr>
          <w:rFonts w:ascii="Arial" w:hAnsi="Arial" w:cs="Arial"/>
          <w:sz w:val="20"/>
          <w:szCs w:val="20"/>
          <w:lang w:eastAsia="fr-CA"/>
        </w:rPr>
        <w:t>er</w:t>
      </w:r>
      <w:r w:rsidR="009D3F5B">
        <w:rPr>
          <w:rFonts w:ascii="Arial" w:hAnsi="Arial" w:cs="Arial"/>
          <w:sz w:val="20"/>
          <w:szCs w:val="20"/>
          <w:lang w:eastAsia="fr-CA"/>
        </w:rPr>
        <w:t xml:space="preserve"> les problèmes de standardisation des salles facultaire</w:t>
      </w:r>
      <w:r w:rsidR="004143FE">
        <w:rPr>
          <w:rFonts w:ascii="Arial" w:hAnsi="Arial" w:cs="Arial"/>
          <w:sz w:val="20"/>
          <w:szCs w:val="20"/>
          <w:lang w:eastAsia="fr-CA"/>
        </w:rPr>
        <w:t>s</w:t>
      </w:r>
      <w:r w:rsidR="009D3F5B">
        <w:rPr>
          <w:rFonts w:ascii="Arial" w:hAnsi="Arial" w:cs="Arial"/>
          <w:sz w:val="20"/>
          <w:szCs w:val="20"/>
          <w:lang w:eastAsia="fr-CA"/>
        </w:rPr>
        <w:t xml:space="preserve">, j’ai </w:t>
      </w:r>
      <w:r w:rsidR="00DB3E62">
        <w:rPr>
          <w:rFonts w:ascii="Arial" w:hAnsi="Arial" w:cs="Arial"/>
          <w:sz w:val="20"/>
          <w:szCs w:val="20"/>
          <w:lang w:eastAsia="fr-CA"/>
        </w:rPr>
        <w:t>demandé</w:t>
      </w:r>
      <w:r w:rsidR="009D3F5B">
        <w:rPr>
          <w:rFonts w:ascii="Arial" w:hAnsi="Arial" w:cs="Arial"/>
          <w:sz w:val="20"/>
          <w:szCs w:val="20"/>
          <w:lang w:eastAsia="fr-CA"/>
        </w:rPr>
        <w:t xml:space="preserve"> à tous les techniciens de m’informer </w:t>
      </w:r>
      <w:r w:rsidR="004143FE">
        <w:rPr>
          <w:rFonts w:ascii="Arial" w:hAnsi="Arial" w:cs="Arial"/>
          <w:sz w:val="20"/>
          <w:szCs w:val="20"/>
          <w:lang w:eastAsia="fr-CA"/>
        </w:rPr>
        <w:t xml:space="preserve">des cas de salles </w:t>
      </w:r>
      <w:r w:rsidR="001B0039">
        <w:rPr>
          <w:rFonts w:ascii="Arial" w:hAnsi="Arial" w:cs="Arial"/>
          <w:sz w:val="20"/>
          <w:szCs w:val="20"/>
          <w:lang w:eastAsia="fr-CA"/>
        </w:rPr>
        <w:t>facultaires</w:t>
      </w:r>
      <w:r w:rsidR="004143FE">
        <w:rPr>
          <w:rFonts w:ascii="Arial" w:hAnsi="Arial" w:cs="Arial"/>
          <w:sz w:val="20"/>
          <w:szCs w:val="20"/>
          <w:lang w:eastAsia="fr-CA"/>
        </w:rPr>
        <w:t xml:space="preserve"> non</w:t>
      </w:r>
      <w:r w:rsidR="00B2437F">
        <w:rPr>
          <w:rFonts w:ascii="Arial" w:hAnsi="Arial" w:cs="Arial"/>
          <w:sz w:val="20"/>
          <w:szCs w:val="20"/>
          <w:lang w:eastAsia="fr-CA"/>
        </w:rPr>
        <w:t xml:space="preserve"> conforme</w:t>
      </w:r>
      <w:r w:rsidR="004143FE">
        <w:rPr>
          <w:rFonts w:ascii="Arial" w:hAnsi="Arial" w:cs="Arial"/>
          <w:sz w:val="20"/>
          <w:szCs w:val="20"/>
          <w:lang w:eastAsia="fr-CA"/>
        </w:rPr>
        <w:t>s</w:t>
      </w:r>
      <w:r w:rsidR="00B2437F">
        <w:rPr>
          <w:rFonts w:ascii="Arial" w:hAnsi="Arial" w:cs="Arial"/>
          <w:sz w:val="20"/>
          <w:szCs w:val="20"/>
          <w:lang w:eastAsia="fr-CA"/>
        </w:rPr>
        <w:t>. En plus, j’ai informé les techniciens des nouveaux changements</w:t>
      </w:r>
      <w:r w:rsidR="00DB3E62">
        <w:rPr>
          <w:rFonts w:ascii="Arial" w:hAnsi="Arial" w:cs="Arial"/>
          <w:sz w:val="20"/>
          <w:szCs w:val="20"/>
          <w:lang w:eastAsia="fr-CA"/>
        </w:rPr>
        <w:t xml:space="preserve"> apportés</w:t>
      </w:r>
      <w:r w:rsidR="00B2437F">
        <w:rPr>
          <w:rFonts w:ascii="Arial" w:hAnsi="Arial" w:cs="Arial"/>
          <w:sz w:val="20"/>
          <w:szCs w:val="20"/>
          <w:lang w:eastAsia="fr-CA"/>
        </w:rPr>
        <w:t xml:space="preserve"> pour ne pas </w:t>
      </w:r>
      <w:r w:rsidR="00DB3E62">
        <w:rPr>
          <w:rFonts w:ascii="Arial" w:hAnsi="Arial" w:cs="Arial"/>
          <w:sz w:val="20"/>
          <w:szCs w:val="20"/>
          <w:lang w:eastAsia="fr-CA"/>
        </w:rPr>
        <w:t>affecter</w:t>
      </w:r>
      <w:r w:rsidR="00B2437F">
        <w:rPr>
          <w:rFonts w:ascii="Arial" w:hAnsi="Arial" w:cs="Arial"/>
          <w:sz w:val="20"/>
          <w:szCs w:val="20"/>
          <w:lang w:eastAsia="fr-CA"/>
        </w:rPr>
        <w:t xml:space="preserve"> leur</w:t>
      </w:r>
      <w:r w:rsidR="00DB3E62">
        <w:rPr>
          <w:rFonts w:ascii="Arial" w:hAnsi="Arial" w:cs="Arial"/>
          <w:sz w:val="20"/>
          <w:szCs w:val="20"/>
          <w:lang w:eastAsia="fr-CA"/>
        </w:rPr>
        <w:t xml:space="preserve"> intervention</w:t>
      </w:r>
      <w:r w:rsidR="00B2437F">
        <w:rPr>
          <w:rFonts w:ascii="Arial" w:hAnsi="Arial" w:cs="Arial"/>
          <w:sz w:val="20"/>
          <w:szCs w:val="20"/>
          <w:lang w:eastAsia="fr-CA"/>
        </w:rPr>
        <w:t>. La documentation des configurations des ordinateurs a apporté une conformité</w:t>
      </w:r>
      <w:r w:rsidR="00DB3E62">
        <w:rPr>
          <w:rFonts w:ascii="Arial" w:hAnsi="Arial" w:cs="Arial"/>
          <w:sz w:val="20"/>
          <w:szCs w:val="20"/>
          <w:lang w:eastAsia="fr-CA"/>
        </w:rPr>
        <w:t xml:space="preserve"> des installations en plus de corrig</w:t>
      </w:r>
      <w:r w:rsidR="006378B4">
        <w:rPr>
          <w:rFonts w:ascii="Arial" w:hAnsi="Arial" w:cs="Arial"/>
          <w:sz w:val="20"/>
          <w:szCs w:val="20"/>
          <w:lang w:eastAsia="fr-CA"/>
        </w:rPr>
        <w:t>er</w:t>
      </w:r>
      <w:r w:rsidR="00DB3E62">
        <w:rPr>
          <w:rFonts w:ascii="Arial" w:hAnsi="Arial" w:cs="Arial"/>
          <w:sz w:val="20"/>
          <w:szCs w:val="20"/>
          <w:lang w:eastAsia="fr-CA"/>
        </w:rPr>
        <w:t xml:space="preserve"> plusieurs problèmes. De plus, nous pouvons maintenant compter sur un document de référence pour facilit</w:t>
      </w:r>
      <w:r w:rsidR="006378B4">
        <w:rPr>
          <w:rFonts w:ascii="Arial" w:hAnsi="Arial" w:cs="Arial"/>
          <w:sz w:val="20"/>
          <w:szCs w:val="20"/>
          <w:lang w:eastAsia="fr-CA"/>
        </w:rPr>
        <w:t>er</w:t>
      </w:r>
      <w:r w:rsidR="00DB3E62">
        <w:rPr>
          <w:rFonts w:ascii="Arial" w:hAnsi="Arial" w:cs="Arial"/>
          <w:sz w:val="20"/>
          <w:szCs w:val="20"/>
          <w:lang w:eastAsia="fr-CA"/>
        </w:rPr>
        <w:t xml:space="preserve"> le travail de tous les techniciens. </w:t>
      </w:r>
      <w:r w:rsidR="00B2437F">
        <w:rPr>
          <w:rFonts w:ascii="Arial" w:hAnsi="Arial" w:cs="Arial"/>
          <w:sz w:val="20"/>
          <w:szCs w:val="20"/>
          <w:lang w:eastAsia="fr-CA"/>
        </w:rPr>
        <w:t xml:space="preserve"> </w:t>
      </w:r>
    </w:p>
    <w:p w:rsidR="00E203E8" w:rsidRPr="00E203E8" w:rsidRDefault="00E203E8" w:rsidP="00491532">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t>(</w:t>
      </w:r>
      <w:r>
        <w:rPr>
          <w:rFonts w:ascii="Arial" w:hAnsi="Arial" w:cs="Arial"/>
          <w:b/>
          <w:sz w:val="20"/>
          <w:szCs w:val="20"/>
          <w:lang w:eastAsia="fr-CA"/>
        </w:rPr>
        <w:t>Annexe 4</w:t>
      </w:r>
      <w:r>
        <w:rPr>
          <w:rFonts w:ascii="Arial" w:hAnsi="Arial" w:cs="Arial"/>
          <w:sz w:val="20"/>
          <w:szCs w:val="20"/>
          <w:lang w:eastAsia="fr-CA"/>
        </w:rPr>
        <w:t>)</w:t>
      </w:r>
    </w:p>
    <w:p w:rsidR="008E7CED" w:rsidRDefault="00BE18DD" w:rsidP="00F577FA">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sz w:val="20"/>
          <w:szCs w:val="20"/>
          <w:lang w:eastAsia="fr-CA"/>
        </w:rPr>
        <w:t xml:space="preserve"> </w:t>
      </w:r>
      <w:r w:rsidR="008E7CED">
        <w:rPr>
          <w:rFonts w:ascii="Arial" w:hAnsi="Arial" w:cs="Arial"/>
          <w:sz w:val="20"/>
          <w:szCs w:val="20"/>
          <w:lang w:eastAsia="fr-CA"/>
        </w:rPr>
        <w:t xml:space="preserve"> </w:t>
      </w:r>
    </w:p>
    <w:p w:rsidR="002800FF" w:rsidRDefault="002800FF" w:rsidP="00F577FA">
      <w:pPr>
        <w:autoSpaceDE w:val="0"/>
        <w:autoSpaceDN w:val="0"/>
        <w:adjustRightInd w:val="0"/>
        <w:spacing w:after="0" w:line="240" w:lineRule="auto"/>
        <w:ind w:firstLine="4"/>
        <w:jc w:val="both"/>
        <w:rPr>
          <w:rFonts w:ascii="Arial" w:hAnsi="Arial" w:cs="Arial"/>
          <w:b/>
          <w:sz w:val="20"/>
          <w:szCs w:val="20"/>
          <w:lang w:eastAsia="fr-CA"/>
        </w:rPr>
      </w:pPr>
      <w:r>
        <w:rPr>
          <w:rFonts w:ascii="Arial" w:hAnsi="Arial" w:cs="Arial"/>
          <w:b/>
          <w:sz w:val="20"/>
          <w:szCs w:val="20"/>
          <w:lang w:eastAsia="fr-CA"/>
        </w:rPr>
        <w:t>III.</w:t>
      </w:r>
      <w:r>
        <w:rPr>
          <w:rFonts w:ascii="Arial" w:hAnsi="Arial" w:cs="Arial"/>
          <w:b/>
          <w:sz w:val="20"/>
          <w:szCs w:val="20"/>
          <w:lang w:eastAsia="fr-CA"/>
        </w:rPr>
        <w:tab/>
      </w:r>
      <w:r w:rsidRPr="002800FF">
        <w:rPr>
          <w:rFonts w:ascii="Arial" w:hAnsi="Arial" w:cs="Arial"/>
          <w:b/>
          <w:sz w:val="20"/>
          <w:szCs w:val="20"/>
          <w:lang w:eastAsia="fr-CA"/>
        </w:rPr>
        <w:t>Décrivez le degré de supervision requis par cette activité.</w:t>
      </w:r>
    </w:p>
    <w:p w:rsidR="002800FF" w:rsidRDefault="002800FF" w:rsidP="00F577FA">
      <w:pPr>
        <w:autoSpaceDE w:val="0"/>
        <w:autoSpaceDN w:val="0"/>
        <w:adjustRightInd w:val="0"/>
        <w:spacing w:after="0" w:line="240" w:lineRule="auto"/>
        <w:ind w:firstLine="4"/>
        <w:jc w:val="both"/>
        <w:rPr>
          <w:rFonts w:ascii="Arial" w:hAnsi="Arial" w:cs="Arial"/>
          <w:b/>
          <w:sz w:val="20"/>
          <w:szCs w:val="20"/>
          <w:lang w:eastAsia="fr-CA"/>
        </w:rPr>
      </w:pPr>
    </w:p>
    <w:p w:rsidR="002800FF" w:rsidRDefault="002800FF" w:rsidP="00F577FA">
      <w:pPr>
        <w:autoSpaceDE w:val="0"/>
        <w:autoSpaceDN w:val="0"/>
        <w:adjustRightInd w:val="0"/>
        <w:spacing w:after="0" w:line="240" w:lineRule="auto"/>
        <w:ind w:firstLine="4"/>
        <w:jc w:val="both"/>
        <w:rPr>
          <w:rFonts w:ascii="Arial" w:hAnsi="Arial" w:cs="Arial"/>
          <w:sz w:val="20"/>
          <w:szCs w:val="20"/>
          <w:lang w:eastAsia="fr-CA"/>
        </w:rPr>
      </w:pPr>
      <w:r>
        <w:rPr>
          <w:rFonts w:ascii="Arial" w:hAnsi="Arial" w:cs="Arial"/>
          <w:b/>
          <w:sz w:val="20"/>
          <w:szCs w:val="20"/>
          <w:lang w:eastAsia="fr-CA"/>
        </w:rPr>
        <w:tab/>
      </w:r>
      <w:r w:rsidR="007C3B6A">
        <w:rPr>
          <w:rFonts w:ascii="Arial" w:hAnsi="Arial" w:cs="Arial"/>
          <w:sz w:val="20"/>
          <w:szCs w:val="20"/>
          <w:lang w:eastAsia="fr-CA"/>
        </w:rPr>
        <w:t xml:space="preserve">Pour ce genre d’activité, aucune supervision </w:t>
      </w:r>
      <w:r w:rsidR="001205C0">
        <w:rPr>
          <w:rFonts w:ascii="Arial" w:hAnsi="Arial" w:cs="Arial"/>
          <w:sz w:val="20"/>
          <w:szCs w:val="20"/>
          <w:lang w:eastAsia="fr-CA"/>
        </w:rPr>
        <w:t>rapprochée n’est</w:t>
      </w:r>
      <w:r w:rsidR="007C3B6A">
        <w:rPr>
          <w:rFonts w:ascii="Arial" w:hAnsi="Arial" w:cs="Arial"/>
          <w:sz w:val="20"/>
          <w:szCs w:val="20"/>
          <w:lang w:eastAsia="fr-CA"/>
        </w:rPr>
        <w:t xml:space="preserve"> </w:t>
      </w:r>
      <w:r w:rsidR="001205C0">
        <w:rPr>
          <w:rFonts w:ascii="Arial" w:hAnsi="Arial" w:cs="Arial"/>
          <w:sz w:val="20"/>
          <w:szCs w:val="20"/>
          <w:lang w:eastAsia="fr-CA"/>
        </w:rPr>
        <w:t>nécessaire</w:t>
      </w:r>
      <w:r w:rsidR="007C3B6A">
        <w:rPr>
          <w:rFonts w:ascii="Arial" w:hAnsi="Arial" w:cs="Arial"/>
          <w:sz w:val="20"/>
          <w:szCs w:val="20"/>
          <w:lang w:eastAsia="fr-CA"/>
        </w:rPr>
        <w:t xml:space="preserve">. </w:t>
      </w:r>
      <w:r w:rsidR="001205C0">
        <w:rPr>
          <w:rFonts w:ascii="Arial" w:hAnsi="Arial" w:cs="Arial"/>
          <w:sz w:val="20"/>
          <w:szCs w:val="20"/>
          <w:lang w:eastAsia="fr-CA"/>
        </w:rPr>
        <w:t>Lorsqu’il y a des problèmes ou des améliorations à faire, l’expertise requise fait en sort</w:t>
      </w:r>
      <w:r w:rsidR="00B26A02">
        <w:rPr>
          <w:rFonts w:ascii="Arial" w:hAnsi="Arial" w:cs="Arial"/>
          <w:sz w:val="20"/>
          <w:szCs w:val="20"/>
          <w:lang w:eastAsia="fr-CA"/>
        </w:rPr>
        <w:t>e</w:t>
      </w:r>
      <w:r w:rsidR="001205C0">
        <w:rPr>
          <w:rFonts w:ascii="Arial" w:hAnsi="Arial" w:cs="Arial"/>
          <w:sz w:val="20"/>
          <w:szCs w:val="20"/>
          <w:lang w:eastAsia="fr-CA"/>
        </w:rPr>
        <w:t xml:space="preserve"> que je suis la personne la mieux placé</w:t>
      </w:r>
      <w:r w:rsidR="00B13F05">
        <w:rPr>
          <w:rFonts w:ascii="Arial" w:hAnsi="Arial" w:cs="Arial"/>
          <w:sz w:val="20"/>
          <w:szCs w:val="20"/>
          <w:lang w:eastAsia="fr-CA"/>
        </w:rPr>
        <w:t>e</w:t>
      </w:r>
      <w:r w:rsidR="001205C0">
        <w:rPr>
          <w:rFonts w:ascii="Arial" w:hAnsi="Arial" w:cs="Arial"/>
          <w:sz w:val="20"/>
          <w:szCs w:val="20"/>
          <w:lang w:eastAsia="fr-CA"/>
        </w:rPr>
        <w:t xml:space="preserve"> pour prendre les décisions. Des comptes rendus des événements sont rapportés au chef d’équipe ou </w:t>
      </w:r>
      <w:r w:rsidR="001205C0" w:rsidRPr="00F33A31">
        <w:rPr>
          <w:rFonts w:ascii="Arial" w:hAnsi="Arial" w:cs="Arial"/>
          <w:sz w:val="20"/>
          <w:szCs w:val="20"/>
          <w:lang w:eastAsia="fr-CA"/>
        </w:rPr>
        <w:t>au</w:t>
      </w:r>
      <w:r w:rsidR="006A5456" w:rsidRPr="00F33A31">
        <w:rPr>
          <w:rFonts w:ascii="Arial" w:hAnsi="Arial" w:cs="Arial"/>
          <w:sz w:val="20"/>
          <w:szCs w:val="20"/>
          <w:lang w:eastAsia="fr-CA"/>
        </w:rPr>
        <w:t>x</w:t>
      </w:r>
      <w:r w:rsidR="001205C0" w:rsidRPr="00F33A31">
        <w:rPr>
          <w:rFonts w:ascii="Arial" w:hAnsi="Arial" w:cs="Arial"/>
          <w:sz w:val="20"/>
          <w:szCs w:val="20"/>
          <w:lang w:eastAsia="fr-CA"/>
        </w:rPr>
        <w:t xml:space="preserve"> supérieur</w:t>
      </w:r>
      <w:r w:rsidR="006A5456" w:rsidRPr="00F33A31">
        <w:rPr>
          <w:rFonts w:ascii="Arial" w:hAnsi="Arial" w:cs="Arial"/>
          <w:sz w:val="20"/>
          <w:szCs w:val="20"/>
          <w:lang w:eastAsia="fr-CA"/>
        </w:rPr>
        <w:t>s</w:t>
      </w:r>
      <w:r w:rsidR="001205C0">
        <w:rPr>
          <w:rFonts w:ascii="Arial" w:hAnsi="Arial" w:cs="Arial"/>
          <w:sz w:val="20"/>
          <w:szCs w:val="20"/>
          <w:lang w:eastAsia="fr-CA"/>
        </w:rPr>
        <w:t xml:space="preserve"> sur demande afin d’assurer le bon déroulement des activités de l’atelier.</w:t>
      </w:r>
    </w:p>
    <w:p w:rsidR="003E0055" w:rsidRDefault="003E0055" w:rsidP="00F577FA">
      <w:pPr>
        <w:autoSpaceDE w:val="0"/>
        <w:autoSpaceDN w:val="0"/>
        <w:adjustRightInd w:val="0"/>
        <w:spacing w:after="0" w:line="240" w:lineRule="auto"/>
        <w:ind w:firstLine="4"/>
        <w:jc w:val="both"/>
        <w:rPr>
          <w:rFonts w:ascii="Arial" w:hAnsi="Arial" w:cs="Arial"/>
          <w:sz w:val="20"/>
          <w:szCs w:val="20"/>
          <w:lang w:eastAsia="fr-CA"/>
        </w:rPr>
      </w:pPr>
    </w:p>
    <w:p w:rsidR="003E0055" w:rsidRDefault="003E0055" w:rsidP="00F577FA">
      <w:pPr>
        <w:autoSpaceDE w:val="0"/>
        <w:autoSpaceDN w:val="0"/>
        <w:adjustRightInd w:val="0"/>
        <w:spacing w:after="0" w:line="240" w:lineRule="auto"/>
        <w:ind w:firstLine="4"/>
        <w:jc w:val="both"/>
        <w:rPr>
          <w:rFonts w:ascii="Arial" w:hAnsi="Arial" w:cs="Arial"/>
          <w:sz w:val="20"/>
          <w:szCs w:val="20"/>
          <w:lang w:eastAsia="fr-CA"/>
        </w:rPr>
      </w:pPr>
    </w:p>
    <w:p w:rsidR="003E0055" w:rsidRDefault="003E0055" w:rsidP="00F577FA">
      <w:pPr>
        <w:autoSpaceDE w:val="0"/>
        <w:autoSpaceDN w:val="0"/>
        <w:adjustRightInd w:val="0"/>
        <w:spacing w:after="0" w:line="240" w:lineRule="auto"/>
        <w:ind w:firstLine="4"/>
        <w:jc w:val="both"/>
        <w:rPr>
          <w:rFonts w:ascii="Arial" w:hAnsi="Arial" w:cs="Arial"/>
          <w:sz w:val="20"/>
          <w:szCs w:val="20"/>
          <w:lang w:eastAsia="fr-CA"/>
        </w:rPr>
      </w:pPr>
    </w:p>
    <w:p w:rsidR="00E203E8" w:rsidRDefault="00E203E8" w:rsidP="00F577FA">
      <w:pPr>
        <w:autoSpaceDE w:val="0"/>
        <w:autoSpaceDN w:val="0"/>
        <w:adjustRightInd w:val="0"/>
        <w:spacing w:after="0" w:line="240" w:lineRule="auto"/>
        <w:ind w:firstLine="4"/>
        <w:jc w:val="both"/>
        <w:rPr>
          <w:rFonts w:ascii="Arial" w:hAnsi="Arial" w:cs="Arial"/>
          <w:b/>
          <w:lang w:eastAsia="fr-CA"/>
        </w:rPr>
      </w:pPr>
    </w:p>
    <w:p w:rsidR="00FA192D" w:rsidRDefault="00FA192D" w:rsidP="00F577FA">
      <w:pPr>
        <w:autoSpaceDE w:val="0"/>
        <w:autoSpaceDN w:val="0"/>
        <w:adjustRightInd w:val="0"/>
        <w:spacing w:after="0" w:line="240" w:lineRule="auto"/>
        <w:ind w:firstLine="4"/>
        <w:jc w:val="both"/>
        <w:rPr>
          <w:rFonts w:ascii="Arial" w:hAnsi="Arial" w:cs="Arial"/>
          <w:b/>
          <w:lang w:eastAsia="fr-CA"/>
        </w:rPr>
      </w:pPr>
    </w:p>
    <w:p w:rsidR="00FA192D" w:rsidRDefault="00FA192D" w:rsidP="00F577FA">
      <w:pPr>
        <w:autoSpaceDE w:val="0"/>
        <w:autoSpaceDN w:val="0"/>
        <w:adjustRightInd w:val="0"/>
        <w:spacing w:after="0" w:line="240" w:lineRule="auto"/>
        <w:ind w:firstLine="4"/>
        <w:jc w:val="both"/>
        <w:rPr>
          <w:rFonts w:ascii="Arial" w:hAnsi="Arial" w:cs="Arial"/>
          <w:b/>
          <w:lang w:eastAsia="fr-CA"/>
        </w:rPr>
      </w:pPr>
    </w:p>
    <w:p w:rsidR="003E0055" w:rsidRDefault="003E0055" w:rsidP="00F577FA">
      <w:pPr>
        <w:autoSpaceDE w:val="0"/>
        <w:autoSpaceDN w:val="0"/>
        <w:adjustRightInd w:val="0"/>
        <w:spacing w:after="0" w:line="240" w:lineRule="auto"/>
        <w:ind w:firstLine="4"/>
        <w:jc w:val="both"/>
        <w:rPr>
          <w:rFonts w:ascii="Arial" w:hAnsi="Arial" w:cs="Arial"/>
          <w:b/>
          <w:lang w:eastAsia="fr-CA"/>
        </w:rPr>
      </w:pPr>
      <w:r w:rsidRPr="003E0055">
        <w:rPr>
          <w:rFonts w:ascii="Arial" w:hAnsi="Arial" w:cs="Arial"/>
          <w:b/>
          <w:lang w:eastAsia="fr-CA"/>
        </w:rPr>
        <w:lastRenderedPageBreak/>
        <w:t>4</w:t>
      </w:r>
      <w:r w:rsidRPr="003E0055">
        <w:rPr>
          <w:rFonts w:ascii="Arial" w:hAnsi="Arial" w:cs="Arial"/>
          <w:b/>
          <w:vertAlign w:val="superscript"/>
          <w:lang w:eastAsia="fr-CA"/>
        </w:rPr>
        <w:t>ième</w:t>
      </w:r>
      <w:r w:rsidRPr="003E0055">
        <w:rPr>
          <w:rFonts w:ascii="Arial" w:hAnsi="Arial" w:cs="Arial"/>
          <w:b/>
          <w:lang w:eastAsia="fr-CA"/>
        </w:rPr>
        <w:t xml:space="preserve"> critère : Communication et collaboration</w:t>
      </w:r>
    </w:p>
    <w:p w:rsidR="003E0055" w:rsidRDefault="003E0055" w:rsidP="00F577FA">
      <w:pPr>
        <w:autoSpaceDE w:val="0"/>
        <w:autoSpaceDN w:val="0"/>
        <w:adjustRightInd w:val="0"/>
        <w:spacing w:after="0" w:line="240" w:lineRule="auto"/>
        <w:ind w:firstLine="4"/>
        <w:jc w:val="both"/>
        <w:rPr>
          <w:rFonts w:ascii="Arial" w:hAnsi="Arial" w:cs="Arial"/>
          <w:b/>
          <w:sz w:val="20"/>
          <w:szCs w:val="20"/>
          <w:lang w:eastAsia="fr-CA"/>
        </w:rPr>
      </w:pPr>
    </w:p>
    <w:p w:rsidR="003E0055" w:rsidRPr="003E0055" w:rsidRDefault="003E0055" w:rsidP="003E0055">
      <w:pPr>
        <w:autoSpaceDE w:val="0"/>
        <w:autoSpaceDN w:val="0"/>
        <w:adjustRightInd w:val="0"/>
        <w:spacing w:after="0" w:line="240" w:lineRule="auto"/>
        <w:ind w:left="705" w:hanging="705"/>
        <w:rPr>
          <w:rFonts w:ascii="Arial" w:hAnsi="Arial" w:cs="Arial"/>
          <w:b/>
          <w:sz w:val="20"/>
          <w:szCs w:val="20"/>
          <w:lang w:eastAsia="fr-CA"/>
        </w:rPr>
      </w:pPr>
      <w:r w:rsidRPr="003E0055">
        <w:rPr>
          <w:rFonts w:ascii="Arial" w:hAnsi="Arial" w:cs="Arial"/>
          <w:b/>
          <w:sz w:val="20"/>
          <w:szCs w:val="20"/>
          <w:lang w:eastAsia="fr-CA"/>
        </w:rPr>
        <w:t>I.</w:t>
      </w:r>
      <w:r w:rsidRPr="003E0055">
        <w:rPr>
          <w:rFonts w:ascii="Arial" w:hAnsi="Arial" w:cs="Arial"/>
          <w:b/>
          <w:sz w:val="20"/>
          <w:szCs w:val="20"/>
          <w:lang w:eastAsia="fr-CA"/>
        </w:rPr>
        <w:tab/>
        <w:t>Spécifiez la nature des échanges requis avec d’autres unités administratives ou avec des fournisseurs ou clients externes dans le cadre de cette activité.</w:t>
      </w:r>
    </w:p>
    <w:p w:rsidR="00A4363D" w:rsidRDefault="00A4363D" w:rsidP="00223E7D">
      <w:pPr>
        <w:autoSpaceDE w:val="0"/>
        <w:autoSpaceDN w:val="0"/>
        <w:adjustRightInd w:val="0"/>
        <w:spacing w:after="0" w:line="240" w:lineRule="auto"/>
        <w:ind w:left="705" w:hanging="705"/>
        <w:jc w:val="both"/>
        <w:rPr>
          <w:rFonts w:ascii="Arial" w:hAnsi="Arial" w:cs="Arial"/>
          <w:b/>
          <w:sz w:val="20"/>
          <w:szCs w:val="20"/>
          <w:lang w:eastAsia="fr-CA"/>
        </w:rPr>
      </w:pPr>
    </w:p>
    <w:p w:rsidR="00A4363D" w:rsidRDefault="00A4363D" w:rsidP="0045638C">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r>
      <w:r w:rsidR="0045638C">
        <w:rPr>
          <w:rFonts w:ascii="Arial" w:hAnsi="Arial" w:cs="Arial"/>
          <w:sz w:val="20"/>
          <w:szCs w:val="20"/>
          <w:lang w:eastAsia="fr-CA"/>
        </w:rPr>
        <w:t>L’installation des ordinateurs du service de l’audiovisuel comprend aussi le dépannage et</w:t>
      </w:r>
      <w:r w:rsidR="000D6A0E">
        <w:rPr>
          <w:rFonts w:ascii="Arial" w:hAnsi="Arial" w:cs="Arial"/>
          <w:sz w:val="20"/>
          <w:szCs w:val="20"/>
          <w:lang w:eastAsia="fr-CA"/>
        </w:rPr>
        <w:t xml:space="preserve"> la réparation. Les ordinateurs</w:t>
      </w:r>
      <w:r w:rsidR="008F6BE0">
        <w:rPr>
          <w:rFonts w:ascii="Arial" w:hAnsi="Arial" w:cs="Arial"/>
          <w:sz w:val="20"/>
          <w:szCs w:val="20"/>
          <w:lang w:eastAsia="fr-CA"/>
        </w:rPr>
        <w:t xml:space="preserve"> sont support</w:t>
      </w:r>
      <w:r w:rsidR="00134248">
        <w:rPr>
          <w:rFonts w:ascii="Arial" w:hAnsi="Arial" w:cs="Arial"/>
          <w:sz w:val="20"/>
          <w:szCs w:val="20"/>
          <w:lang w:eastAsia="fr-CA"/>
        </w:rPr>
        <w:t>és</w:t>
      </w:r>
      <w:r w:rsidR="000D6A0E">
        <w:rPr>
          <w:rFonts w:ascii="Arial" w:hAnsi="Arial" w:cs="Arial"/>
          <w:sz w:val="20"/>
          <w:szCs w:val="20"/>
          <w:lang w:eastAsia="fr-CA"/>
        </w:rPr>
        <w:t xml:space="preserve"> par le </w:t>
      </w:r>
      <w:proofErr w:type="spellStart"/>
      <w:r w:rsidR="000D6A0E">
        <w:rPr>
          <w:rFonts w:ascii="Arial" w:hAnsi="Arial" w:cs="Arial"/>
          <w:sz w:val="20"/>
          <w:szCs w:val="20"/>
          <w:lang w:eastAsia="fr-CA"/>
        </w:rPr>
        <w:t>Sitel</w:t>
      </w:r>
      <w:proofErr w:type="spellEnd"/>
      <w:r w:rsidR="000D6A0E">
        <w:rPr>
          <w:rFonts w:ascii="Arial" w:hAnsi="Arial" w:cs="Arial"/>
          <w:sz w:val="20"/>
          <w:szCs w:val="20"/>
          <w:lang w:eastAsia="fr-CA"/>
        </w:rPr>
        <w:t xml:space="preserve"> durant trois à </w:t>
      </w:r>
      <w:r w:rsidR="008F6BE0">
        <w:rPr>
          <w:rFonts w:ascii="Arial" w:hAnsi="Arial" w:cs="Arial"/>
          <w:sz w:val="20"/>
          <w:szCs w:val="20"/>
          <w:lang w:eastAsia="fr-CA"/>
        </w:rPr>
        <w:t xml:space="preserve">cinq </w:t>
      </w:r>
      <w:r w:rsidR="000D6A0E">
        <w:rPr>
          <w:rFonts w:ascii="Arial" w:hAnsi="Arial" w:cs="Arial"/>
          <w:sz w:val="20"/>
          <w:szCs w:val="20"/>
          <w:lang w:eastAsia="fr-CA"/>
        </w:rPr>
        <w:t>ans</w:t>
      </w:r>
      <w:r w:rsidR="008F6BE0">
        <w:rPr>
          <w:rFonts w:ascii="Arial" w:hAnsi="Arial" w:cs="Arial"/>
          <w:sz w:val="20"/>
          <w:szCs w:val="20"/>
          <w:lang w:eastAsia="fr-CA"/>
        </w:rPr>
        <w:t xml:space="preserve">. Pour </w:t>
      </w:r>
      <w:r w:rsidR="000D6A0E">
        <w:rPr>
          <w:rFonts w:ascii="Arial" w:hAnsi="Arial" w:cs="Arial"/>
          <w:sz w:val="20"/>
          <w:szCs w:val="20"/>
          <w:lang w:eastAsia="fr-CA"/>
        </w:rPr>
        <w:t>faire un appel de service</w:t>
      </w:r>
      <w:r w:rsidR="001658AE">
        <w:rPr>
          <w:rFonts w:ascii="Arial" w:hAnsi="Arial" w:cs="Arial"/>
          <w:sz w:val="20"/>
          <w:szCs w:val="20"/>
          <w:lang w:eastAsia="fr-CA"/>
        </w:rPr>
        <w:t>, on doit appeler au guichet unique des services de télécommunication et de l’informatique</w:t>
      </w:r>
      <w:r w:rsidR="00F33A31">
        <w:rPr>
          <w:rFonts w:ascii="Arial" w:hAnsi="Arial" w:cs="Arial"/>
          <w:sz w:val="20"/>
          <w:szCs w:val="20"/>
          <w:lang w:eastAsia="fr-CA"/>
        </w:rPr>
        <w:t>.</w:t>
      </w:r>
      <w:r w:rsidR="008F6BE0">
        <w:rPr>
          <w:rFonts w:ascii="Arial" w:hAnsi="Arial" w:cs="Arial"/>
          <w:sz w:val="20"/>
          <w:szCs w:val="20"/>
          <w:lang w:eastAsia="fr-CA"/>
        </w:rPr>
        <w:t xml:space="preserve"> </w:t>
      </w:r>
      <w:r w:rsidR="00F33A31">
        <w:rPr>
          <w:rFonts w:ascii="Arial" w:hAnsi="Arial" w:cs="Arial"/>
          <w:sz w:val="20"/>
          <w:szCs w:val="20"/>
          <w:lang w:eastAsia="fr-CA"/>
        </w:rPr>
        <w:t>Ensuite</w:t>
      </w:r>
      <w:r w:rsidR="008F6BE0">
        <w:rPr>
          <w:rFonts w:ascii="Arial" w:hAnsi="Arial" w:cs="Arial"/>
          <w:sz w:val="20"/>
          <w:szCs w:val="20"/>
          <w:lang w:eastAsia="fr-CA"/>
        </w:rPr>
        <w:t>, un technicien du fournisseur</w:t>
      </w:r>
      <w:r w:rsidR="001658AE">
        <w:rPr>
          <w:rFonts w:ascii="Arial" w:hAnsi="Arial" w:cs="Arial"/>
          <w:sz w:val="20"/>
          <w:szCs w:val="20"/>
          <w:lang w:eastAsia="fr-CA"/>
        </w:rPr>
        <w:t xml:space="preserve"> de l’UQAM (</w:t>
      </w:r>
      <w:r w:rsidR="008F6BE0">
        <w:rPr>
          <w:rFonts w:ascii="Arial" w:hAnsi="Arial" w:cs="Arial"/>
          <w:sz w:val="20"/>
          <w:szCs w:val="20"/>
          <w:lang w:eastAsia="fr-CA"/>
        </w:rPr>
        <w:t>CIARA</w:t>
      </w:r>
      <w:r w:rsidR="001658AE">
        <w:rPr>
          <w:rFonts w:ascii="Arial" w:hAnsi="Arial" w:cs="Arial"/>
          <w:sz w:val="20"/>
          <w:szCs w:val="20"/>
          <w:lang w:eastAsia="fr-CA"/>
        </w:rPr>
        <w:t>)</w:t>
      </w:r>
      <w:r w:rsidR="008F6BE0">
        <w:rPr>
          <w:rFonts w:ascii="Arial" w:hAnsi="Arial" w:cs="Arial"/>
          <w:sz w:val="20"/>
          <w:szCs w:val="20"/>
          <w:lang w:eastAsia="fr-CA"/>
        </w:rPr>
        <w:t xml:space="preserve"> communique directement avec moi pour confirmer le problème et le moment de l’intervention.</w:t>
      </w:r>
    </w:p>
    <w:p w:rsidR="008F6BE0" w:rsidRDefault="008F6BE0" w:rsidP="0045638C">
      <w:pPr>
        <w:autoSpaceDE w:val="0"/>
        <w:autoSpaceDN w:val="0"/>
        <w:adjustRightInd w:val="0"/>
        <w:spacing w:after="0" w:line="240" w:lineRule="auto"/>
        <w:jc w:val="both"/>
        <w:rPr>
          <w:rFonts w:ascii="Arial" w:hAnsi="Arial" w:cs="Arial"/>
          <w:sz w:val="20"/>
          <w:szCs w:val="20"/>
          <w:lang w:eastAsia="fr-CA"/>
        </w:rPr>
      </w:pPr>
    </w:p>
    <w:p w:rsidR="008F6BE0" w:rsidRDefault="008F6BE0" w:rsidP="0045638C">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t xml:space="preserve">Pour les problèmes réseau ou des modifications d’adresse IP, je dois communiquer avec le </w:t>
      </w:r>
      <w:proofErr w:type="spellStart"/>
      <w:r>
        <w:rPr>
          <w:rFonts w:ascii="Arial" w:hAnsi="Arial" w:cs="Arial"/>
          <w:sz w:val="20"/>
          <w:szCs w:val="20"/>
          <w:lang w:eastAsia="fr-CA"/>
        </w:rPr>
        <w:t>Sitel</w:t>
      </w:r>
      <w:proofErr w:type="spellEnd"/>
      <w:r>
        <w:rPr>
          <w:rFonts w:ascii="Arial" w:hAnsi="Arial" w:cs="Arial"/>
          <w:sz w:val="20"/>
          <w:szCs w:val="20"/>
          <w:lang w:eastAsia="fr-CA"/>
        </w:rPr>
        <w:t xml:space="preserve">. À l’atelier, le chef d’équipe </w:t>
      </w:r>
      <w:r w:rsidR="003F216A">
        <w:rPr>
          <w:rFonts w:ascii="Arial" w:hAnsi="Arial" w:cs="Arial"/>
          <w:sz w:val="20"/>
          <w:szCs w:val="20"/>
          <w:lang w:eastAsia="fr-CA"/>
        </w:rPr>
        <w:t>fait</w:t>
      </w:r>
      <w:r w:rsidR="00C133C0">
        <w:rPr>
          <w:rFonts w:ascii="Arial" w:hAnsi="Arial" w:cs="Arial"/>
          <w:sz w:val="20"/>
          <w:szCs w:val="20"/>
          <w:lang w:eastAsia="fr-CA"/>
        </w:rPr>
        <w:t xml:space="preserve"> souvent </w:t>
      </w:r>
      <w:r w:rsidR="003F216A">
        <w:rPr>
          <w:rFonts w:ascii="Arial" w:hAnsi="Arial" w:cs="Arial"/>
          <w:sz w:val="20"/>
          <w:szCs w:val="20"/>
          <w:lang w:eastAsia="fr-CA"/>
        </w:rPr>
        <w:t xml:space="preserve">appel à </w:t>
      </w:r>
      <w:r w:rsidR="006951B2">
        <w:rPr>
          <w:rFonts w:ascii="Arial" w:hAnsi="Arial" w:cs="Arial"/>
          <w:sz w:val="20"/>
          <w:szCs w:val="20"/>
          <w:lang w:eastAsia="fr-CA"/>
        </w:rPr>
        <w:t>ma collaboration dans l’intervention,</w:t>
      </w:r>
      <w:r w:rsidR="00C133C0">
        <w:rPr>
          <w:rFonts w:ascii="Arial" w:hAnsi="Arial" w:cs="Arial"/>
          <w:sz w:val="20"/>
          <w:szCs w:val="20"/>
          <w:lang w:eastAsia="fr-CA"/>
        </w:rPr>
        <w:t xml:space="preserve"> étant donné que c’est dans mon champ d’expertise.</w:t>
      </w:r>
    </w:p>
    <w:p w:rsidR="00C133C0" w:rsidRDefault="00C133C0" w:rsidP="0045638C">
      <w:pPr>
        <w:autoSpaceDE w:val="0"/>
        <w:autoSpaceDN w:val="0"/>
        <w:adjustRightInd w:val="0"/>
        <w:spacing w:after="0" w:line="240" w:lineRule="auto"/>
        <w:jc w:val="both"/>
        <w:rPr>
          <w:rFonts w:ascii="Arial" w:hAnsi="Arial" w:cs="Arial"/>
          <w:sz w:val="20"/>
          <w:szCs w:val="20"/>
          <w:lang w:eastAsia="fr-CA"/>
        </w:rPr>
      </w:pPr>
    </w:p>
    <w:p w:rsidR="00C133C0" w:rsidRDefault="00C133C0" w:rsidP="0045638C">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t>En cas de problème avec un ordinateur du comptoir qui utilise Continuum</w:t>
      </w:r>
      <w:r w:rsidR="008C1D63">
        <w:rPr>
          <w:rFonts w:ascii="Arial" w:hAnsi="Arial" w:cs="Arial"/>
          <w:sz w:val="20"/>
          <w:szCs w:val="20"/>
          <w:lang w:eastAsia="fr-CA"/>
        </w:rPr>
        <w:t xml:space="preserve"> (logiciel utilisé pour l’accès au meuble multimédia</w:t>
      </w:r>
      <w:r w:rsidR="000D6A0E">
        <w:rPr>
          <w:rFonts w:ascii="Arial" w:hAnsi="Arial" w:cs="Arial"/>
          <w:sz w:val="20"/>
          <w:szCs w:val="20"/>
          <w:lang w:eastAsia="fr-CA"/>
        </w:rPr>
        <w:t xml:space="preserve"> géré par le service de la prévention de la sécurité)</w:t>
      </w:r>
      <w:r>
        <w:rPr>
          <w:rFonts w:ascii="Arial" w:hAnsi="Arial" w:cs="Arial"/>
          <w:sz w:val="20"/>
          <w:szCs w:val="20"/>
          <w:lang w:eastAsia="fr-CA"/>
        </w:rPr>
        <w:t xml:space="preserve">, je </w:t>
      </w:r>
      <w:r w:rsidR="00AC32A3">
        <w:rPr>
          <w:rFonts w:ascii="Arial" w:hAnsi="Arial" w:cs="Arial"/>
          <w:sz w:val="20"/>
          <w:szCs w:val="20"/>
          <w:lang w:eastAsia="fr-CA"/>
        </w:rPr>
        <w:t>dois</w:t>
      </w:r>
      <w:r>
        <w:rPr>
          <w:rFonts w:ascii="Arial" w:hAnsi="Arial" w:cs="Arial"/>
          <w:sz w:val="20"/>
          <w:szCs w:val="20"/>
          <w:lang w:eastAsia="fr-CA"/>
        </w:rPr>
        <w:t xml:space="preserve"> appeler le service de prévention de la sécurité pour configurer le logiciel. Ils ont des codes d’accès qu’ils ne peuvent pas divulguer. </w:t>
      </w:r>
    </w:p>
    <w:p w:rsidR="00EB1144" w:rsidRDefault="00EB1144" w:rsidP="0045638C">
      <w:pPr>
        <w:autoSpaceDE w:val="0"/>
        <w:autoSpaceDN w:val="0"/>
        <w:adjustRightInd w:val="0"/>
        <w:spacing w:after="0" w:line="240" w:lineRule="auto"/>
        <w:jc w:val="both"/>
        <w:rPr>
          <w:rFonts w:ascii="Arial" w:hAnsi="Arial" w:cs="Arial"/>
          <w:sz w:val="20"/>
          <w:szCs w:val="20"/>
          <w:lang w:eastAsia="fr-CA"/>
        </w:rPr>
      </w:pPr>
    </w:p>
    <w:p w:rsidR="00172876" w:rsidRDefault="00EB1144" w:rsidP="0045638C">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t xml:space="preserve">Certains clients externes ont des demandes </w:t>
      </w:r>
      <w:r w:rsidR="00747FE0">
        <w:rPr>
          <w:rFonts w:ascii="Arial" w:hAnsi="Arial" w:cs="Arial"/>
          <w:sz w:val="20"/>
          <w:szCs w:val="20"/>
          <w:lang w:eastAsia="fr-CA"/>
        </w:rPr>
        <w:t>plus marginales</w:t>
      </w:r>
      <w:r w:rsidR="00172876">
        <w:rPr>
          <w:rFonts w:ascii="Arial" w:hAnsi="Arial" w:cs="Arial"/>
          <w:sz w:val="20"/>
          <w:szCs w:val="20"/>
          <w:lang w:eastAsia="fr-CA"/>
        </w:rPr>
        <w:t xml:space="preserve"> et, suite à leurs demande, je suis appelé à les informer du meilleur de mes connaissances.</w:t>
      </w:r>
    </w:p>
    <w:p w:rsidR="00C133C0" w:rsidRDefault="00C133C0" w:rsidP="0045638C">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t xml:space="preserve">En dehors de l’UQAM, je communique souvent par </w:t>
      </w:r>
      <w:proofErr w:type="spellStart"/>
      <w:r w:rsidR="001F7832">
        <w:rPr>
          <w:rFonts w:ascii="Arial" w:hAnsi="Arial" w:cs="Arial"/>
          <w:sz w:val="20"/>
          <w:szCs w:val="20"/>
          <w:lang w:eastAsia="fr-CA"/>
        </w:rPr>
        <w:t>clavardage</w:t>
      </w:r>
      <w:proofErr w:type="spellEnd"/>
      <w:r>
        <w:rPr>
          <w:rFonts w:ascii="Arial" w:hAnsi="Arial" w:cs="Arial"/>
          <w:sz w:val="20"/>
          <w:szCs w:val="20"/>
          <w:lang w:eastAsia="fr-CA"/>
        </w:rPr>
        <w:t xml:space="preserve"> ou par E-mail </w:t>
      </w:r>
      <w:r w:rsidR="00FD5572">
        <w:rPr>
          <w:rFonts w:ascii="Arial" w:hAnsi="Arial" w:cs="Arial"/>
          <w:sz w:val="20"/>
          <w:szCs w:val="20"/>
          <w:lang w:eastAsia="fr-CA"/>
        </w:rPr>
        <w:t>avec</w:t>
      </w:r>
      <w:r>
        <w:rPr>
          <w:rFonts w:ascii="Arial" w:hAnsi="Arial" w:cs="Arial"/>
          <w:sz w:val="20"/>
          <w:szCs w:val="20"/>
          <w:lang w:eastAsia="fr-CA"/>
        </w:rPr>
        <w:t xml:space="preserve"> des fournisseurs de logiciels ou de matériel informatique </w:t>
      </w:r>
      <w:r w:rsidR="00EC4840">
        <w:rPr>
          <w:rFonts w:ascii="Arial" w:hAnsi="Arial" w:cs="Arial"/>
          <w:sz w:val="20"/>
          <w:szCs w:val="20"/>
          <w:lang w:eastAsia="fr-CA"/>
        </w:rPr>
        <w:t xml:space="preserve">dans le but de dépanner ou de valider des informations. </w:t>
      </w:r>
    </w:p>
    <w:p w:rsidR="00EC4840" w:rsidRDefault="00EC4840" w:rsidP="0045638C">
      <w:pPr>
        <w:autoSpaceDE w:val="0"/>
        <w:autoSpaceDN w:val="0"/>
        <w:adjustRightInd w:val="0"/>
        <w:spacing w:after="0" w:line="240" w:lineRule="auto"/>
        <w:jc w:val="both"/>
        <w:rPr>
          <w:rFonts w:ascii="Arial" w:hAnsi="Arial" w:cs="Arial"/>
          <w:sz w:val="20"/>
          <w:szCs w:val="20"/>
          <w:lang w:eastAsia="fr-CA"/>
        </w:rPr>
      </w:pPr>
    </w:p>
    <w:p w:rsidR="00EC4840" w:rsidRDefault="00EC4840" w:rsidP="00EC4840">
      <w:pPr>
        <w:autoSpaceDE w:val="0"/>
        <w:autoSpaceDN w:val="0"/>
        <w:adjustRightInd w:val="0"/>
        <w:spacing w:after="0" w:line="240" w:lineRule="auto"/>
        <w:ind w:left="705" w:hanging="705"/>
        <w:jc w:val="both"/>
        <w:rPr>
          <w:rFonts w:ascii="Arial" w:hAnsi="Arial" w:cs="Arial"/>
          <w:b/>
          <w:sz w:val="20"/>
          <w:szCs w:val="20"/>
          <w:lang w:eastAsia="fr-CA"/>
        </w:rPr>
      </w:pPr>
      <w:r>
        <w:rPr>
          <w:rFonts w:ascii="Arial" w:hAnsi="Arial" w:cs="Arial"/>
          <w:b/>
          <w:sz w:val="20"/>
          <w:szCs w:val="20"/>
          <w:lang w:eastAsia="fr-CA"/>
        </w:rPr>
        <w:t>II.</w:t>
      </w:r>
      <w:r>
        <w:rPr>
          <w:rFonts w:ascii="Arial" w:hAnsi="Arial" w:cs="Arial"/>
          <w:b/>
          <w:sz w:val="20"/>
          <w:szCs w:val="20"/>
          <w:lang w:eastAsia="fr-CA"/>
        </w:rPr>
        <w:tab/>
      </w:r>
      <w:r w:rsidRPr="00EC4840">
        <w:rPr>
          <w:rFonts w:ascii="Arial" w:hAnsi="Arial" w:cs="Arial"/>
          <w:b/>
          <w:sz w:val="20"/>
          <w:szCs w:val="20"/>
          <w:lang w:eastAsia="fr-CA"/>
        </w:rPr>
        <w:t>Précisez le genre de rôle exercé lors de ces interventions (expertise, niveau d’influence, etc.).</w:t>
      </w:r>
    </w:p>
    <w:p w:rsidR="00EC4840" w:rsidRDefault="00EC4840" w:rsidP="00EC4840">
      <w:pPr>
        <w:autoSpaceDE w:val="0"/>
        <w:autoSpaceDN w:val="0"/>
        <w:adjustRightInd w:val="0"/>
        <w:spacing w:after="0" w:line="240" w:lineRule="auto"/>
        <w:ind w:left="705" w:hanging="705"/>
        <w:jc w:val="both"/>
        <w:rPr>
          <w:rFonts w:ascii="Arial" w:hAnsi="Arial" w:cs="Arial"/>
          <w:sz w:val="20"/>
          <w:szCs w:val="20"/>
          <w:lang w:eastAsia="fr-CA"/>
        </w:rPr>
      </w:pPr>
    </w:p>
    <w:p w:rsidR="00EC4840" w:rsidRDefault="00EC4840" w:rsidP="00634861">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r>
      <w:r w:rsidR="00E203E8">
        <w:rPr>
          <w:rFonts w:ascii="Arial" w:hAnsi="Arial" w:cs="Arial"/>
          <w:sz w:val="20"/>
          <w:szCs w:val="20"/>
          <w:lang w:eastAsia="fr-CA"/>
        </w:rPr>
        <w:t>Mon rôle avec le service de l’informatique et des télécommunications</w:t>
      </w:r>
      <w:r w:rsidR="00634861">
        <w:rPr>
          <w:rFonts w:ascii="Arial" w:hAnsi="Arial" w:cs="Arial"/>
          <w:sz w:val="20"/>
          <w:szCs w:val="20"/>
          <w:lang w:eastAsia="fr-CA"/>
        </w:rPr>
        <w:t xml:space="preserve"> est de fournir un niveau  d’expertise</w:t>
      </w:r>
      <w:r w:rsidR="00950234">
        <w:rPr>
          <w:rFonts w:ascii="Arial" w:hAnsi="Arial" w:cs="Arial"/>
          <w:sz w:val="20"/>
          <w:szCs w:val="20"/>
          <w:lang w:eastAsia="fr-CA"/>
        </w:rPr>
        <w:t xml:space="preserve"> </w:t>
      </w:r>
      <w:r w:rsidR="006A5456" w:rsidRPr="00F33A31">
        <w:rPr>
          <w:rFonts w:ascii="Arial" w:hAnsi="Arial" w:cs="Arial"/>
          <w:sz w:val="20"/>
          <w:szCs w:val="20"/>
          <w:lang w:eastAsia="fr-CA"/>
        </w:rPr>
        <w:t>comparable aux</w:t>
      </w:r>
      <w:r w:rsidR="006A5456">
        <w:rPr>
          <w:rFonts w:ascii="Arial" w:hAnsi="Arial" w:cs="Arial"/>
          <w:color w:val="FFC000"/>
          <w:sz w:val="20"/>
          <w:szCs w:val="20"/>
          <w:lang w:eastAsia="fr-CA"/>
        </w:rPr>
        <w:t xml:space="preserve"> </w:t>
      </w:r>
      <w:r w:rsidR="00950234">
        <w:rPr>
          <w:rFonts w:ascii="Arial" w:hAnsi="Arial" w:cs="Arial"/>
          <w:sz w:val="20"/>
          <w:szCs w:val="20"/>
          <w:lang w:eastAsia="fr-CA"/>
        </w:rPr>
        <w:t xml:space="preserve"> ordinateurs</w:t>
      </w:r>
      <w:r w:rsidR="00634861">
        <w:rPr>
          <w:rFonts w:ascii="Arial" w:hAnsi="Arial" w:cs="Arial"/>
          <w:sz w:val="20"/>
          <w:szCs w:val="20"/>
          <w:lang w:eastAsia="fr-CA"/>
        </w:rPr>
        <w:t xml:space="preserve"> que nous supportons </w:t>
      </w:r>
      <w:r w:rsidR="00950234">
        <w:rPr>
          <w:rFonts w:ascii="Arial" w:hAnsi="Arial" w:cs="Arial"/>
          <w:sz w:val="20"/>
          <w:szCs w:val="20"/>
          <w:lang w:eastAsia="fr-CA"/>
        </w:rPr>
        <w:t>afin de pouvoir discut</w:t>
      </w:r>
      <w:r w:rsidR="00F05298">
        <w:rPr>
          <w:rFonts w:ascii="Arial" w:hAnsi="Arial" w:cs="Arial"/>
          <w:sz w:val="20"/>
          <w:szCs w:val="20"/>
          <w:lang w:eastAsia="fr-CA"/>
        </w:rPr>
        <w:t>er</w:t>
      </w:r>
      <w:r w:rsidR="00950234">
        <w:rPr>
          <w:rFonts w:ascii="Arial" w:hAnsi="Arial" w:cs="Arial"/>
          <w:sz w:val="20"/>
          <w:szCs w:val="20"/>
          <w:lang w:eastAsia="fr-CA"/>
        </w:rPr>
        <w:t xml:space="preserve"> directement avec le fournisseur CIARA. Dans la majorité des cas, Roberto</w:t>
      </w:r>
      <w:r w:rsidR="00E203E8">
        <w:rPr>
          <w:rFonts w:ascii="Arial" w:hAnsi="Arial" w:cs="Arial"/>
          <w:sz w:val="20"/>
          <w:szCs w:val="20"/>
          <w:lang w:eastAsia="fr-CA"/>
        </w:rPr>
        <w:t>, technicien en informatique</w:t>
      </w:r>
      <w:r w:rsidR="00950234">
        <w:rPr>
          <w:rFonts w:ascii="Arial" w:hAnsi="Arial" w:cs="Arial"/>
          <w:sz w:val="20"/>
          <w:szCs w:val="20"/>
          <w:lang w:eastAsia="fr-CA"/>
        </w:rPr>
        <w:t xml:space="preserve"> de CIARA</w:t>
      </w:r>
      <w:r w:rsidR="00E203E8">
        <w:rPr>
          <w:rFonts w:ascii="Arial" w:hAnsi="Arial" w:cs="Arial"/>
          <w:sz w:val="20"/>
          <w:szCs w:val="20"/>
          <w:lang w:eastAsia="fr-CA"/>
        </w:rPr>
        <w:t>,</w:t>
      </w:r>
      <w:r w:rsidR="00950234">
        <w:rPr>
          <w:rFonts w:ascii="Arial" w:hAnsi="Arial" w:cs="Arial"/>
          <w:sz w:val="20"/>
          <w:szCs w:val="20"/>
          <w:lang w:eastAsia="fr-CA"/>
        </w:rPr>
        <w:t xml:space="preserve"> apport</w:t>
      </w:r>
      <w:r w:rsidR="00D06AD8">
        <w:rPr>
          <w:rFonts w:ascii="Arial" w:hAnsi="Arial" w:cs="Arial"/>
          <w:sz w:val="20"/>
          <w:szCs w:val="20"/>
          <w:lang w:eastAsia="fr-CA"/>
        </w:rPr>
        <w:t>e</w:t>
      </w:r>
      <w:r w:rsidR="00950234">
        <w:rPr>
          <w:rFonts w:ascii="Arial" w:hAnsi="Arial" w:cs="Arial"/>
          <w:sz w:val="20"/>
          <w:szCs w:val="20"/>
          <w:lang w:eastAsia="fr-CA"/>
        </w:rPr>
        <w:t xml:space="preserve"> la pièce de remplacement suite à notre appel et la remplace en toute confiance suite à l’expertise du diagnostique démontré. </w:t>
      </w:r>
    </w:p>
    <w:p w:rsidR="00950234" w:rsidRDefault="00950234" w:rsidP="00634861">
      <w:pPr>
        <w:autoSpaceDE w:val="0"/>
        <w:autoSpaceDN w:val="0"/>
        <w:adjustRightInd w:val="0"/>
        <w:spacing w:after="0" w:line="240" w:lineRule="auto"/>
        <w:jc w:val="both"/>
        <w:rPr>
          <w:rFonts w:ascii="Arial" w:hAnsi="Arial" w:cs="Arial"/>
          <w:sz w:val="20"/>
          <w:szCs w:val="20"/>
          <w:lang w:eastAsia="fr-CA"/>
        </w:rPr>
      </w:pPr>
    </w:p>
    <w:p w:rsidR="00950234" w:rsidRDefault="00950234" w:rsidP="00634861">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r>
      <w:r w:rsidR="00EB1144">
        <w:rPr>
          <w:rFonts w:ascii="Arial" w:hAnsi="Arial" w:cs="Arial"/>
          <w:sz w:val="20"/>
          <w:szCs w:val="20"/>
          <w:lang w:eastAsia="fr-CA"/>
        </w:rPr>
        <w:t xml:space="preserve">Lors d’une intervention pour un problème ou une modification réseau, je suis en mesure de fournir une expertise de dépannage afin de </w:t>
      </w:r>
      <w:r w:rsidR="00D06AD8">
        <w:rPr>
          <w:rFonts w:ascii="Arial" w:hAnsi="Arial" w:cs="Arial"/>
          <w:sz w:val="20"/>
          <w:szCs w:val="20"/>
          <w:lang w:eastAsia="fr-CA"/>
        </w:rPr>
        <w:t>donner</w:t>
      </w:r>
      <w:r w:rsidR="00EB1144">
        <w:rPr>
          <w:rFonts w:ascii="Arial" w:hAnsi="Arial" w:cs="Arial"/>
          <w:sz w:val="20"/>
          <w:szCs w:val="20"/>
          <w:lang w:eastAsia="fr-CA"/>
        </w:rPr>
        <w:t xml:space="preserve"> le plus d’information </w:t>
      </w:r>
      <w:r w:rsidR="00D06AD8">
        <w:rPr>
          <w:rFonts w:ascii="Arial" w:hAnsi="Arial" w:cs="Arial"/>
          <w:sz w:val="20"/>
          <w:szCs w:val="20"/>
          <w:lang w:eastAsia="fr-CA"/>
        </w:rPr>
        <w:t xml:space="preserve">possible </w:t>
      </w:r>
      <w:r w:rsidR="00EB1144">
        <w:rPr>
          <w:rFonts w:ascii="Arial" w:hAnsi="Arial" w:cs="Arial"/>
          <w:sz w:val="20"/>
          <w:szCs w:val="20"/>
          <w:lang w:eastAsia="fr-CA"/>
        </w:rPr>
        <w:t xml:space="preserve"> pour facilit</w:t>
      </w:r>
      <w:r w:rsidR="00D06AD8">
        <w:rPr>
          <w:rFonts w:ascii="Arial" w:hAnsi="Arial" w:cs="Arial"/>
          <w:sz w:val="20"/>
          <w:szCs w:val="20"/>
          <w:lang w:eastAsia="fr-CA"/>
        </w:rPr>
        <w:t>er</w:t>
      </w:r>
      <w:r w:rsidR="00EB1144">
        <w:rPr>
          <w:rFonts w:ascii="Arial" w:hAnsi="Arial" w:cs="Arial"/>
          <w:sz w:val="20"/>
          <w:szCs w:val="20"/>
          <w:lang w:eastAsia="fr-CA"/>
        </w:rPr>
        <w:t xml:space="preserve"> la remise en service. Je peux aussi agir comme intermédiaire entre un client externe et le service réseau pour faire un dépannage où un ordinateur du service est présent. </w:t>
      </w:r>
    </w:p>
    <w:p w:rsidR="00172876" w:rsidRDefault="00172876" w:rsidP="00634861">
      <w:pPr>
        <w:autoSpaceDE w:val="0"/>
        <w:autoSpaceDN w:val="0"/>
        <w:adjustRightInd w:val="0"/>
        <w:spacing w:after="0" w:line="240" w:lineRule="auto"/>
        <w:jc w:val="both"/>
        <w:rPr>
          <w:rFonts w:ascii="Arial" w:hAnsi="Arial" w:cs="Arial"/>
          <w:sz w:val="20"/>
          <w:szCs w:val="20"/>
          <w:lang w:eastAsia="fr-CA"/>
        </w:rPr>
      </w:pPr>
    </w:p>
    <w:p w:rsidR="00172876" w:rsidRDefault="00172876" w:rsidP="00634861">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t xml:space="preserve">Avec le service de la prévention de la sécurité, mon rôle </w:t>
      </w:r>
      <w:r w:rsidR="00D06AD8">
        <w:rPr>
          <w:rFonts w:ascii="Arial" w:hAnsi="Arial" w:cs="Arial"/>
          <w:sz w:val="20"/>
          <w:szCs w:val="20"/>
          <w:lang w:eastAsia="fr-CA"/>
        </w:rPr>
        <w:t>est de</w:t>
      </w:r>
      <w:r>
        <w:rPr>
          <w:rFonts w:ascii="Arial" w:hAnsi="Arial" w:cs="Arial"/>
          <w:sz w:val="20"/>
          <w:szCs w:val="20"/>
          <w:lang w:eastAsia="fr-CA"/>
        </w:rPr>
        <w:t xml:space="preserve"> fournir tous les accès nécessaires afin qu’ils puissent intervenir facilement pour installer ou dépann</w:t>
      </w:r>
      <w:r w:rsidR="00D06AD8">
        <w:rPr>
          <w:rFonts w:ascii="Arial" w:hAnsi="Arial" w:cs="Arial"/>
          <w:sz w:val="20"/>
          <w:szCs w:val="20"/>
          <w:lang w:eastAsia="fr-CA"/>
        </w:rPr>
        <w:t>er</w:t>
      </w:r>
      <w:r>
        <w:rPr>
          <w:rFonts w:ascii="Arial" w:hAnsi="Arial" w:cs="Arial"/>
          <w:sz w:val="20"/>
          <w:szCs w:val="20"/>
          <w:lang w:eastAsia="fr-CA"/>
        </w:rPr>
        <w:t xml:space="preserve"> le logiciel Continuum. Je suis </w:t>
      </w:r>
      <w:r w:rsidR="00C562DF">
        <w:rPr>
          <w:rFonts w:ascii="Arial" w:hAnsi="Arial" w:cs="Arial"/>
          <w:sz w:val="20"/>
          <w:szCs w:val="20"/>
          <w:lang w:eastAsia="fr-CA"/>
        </w:rPr>
        <w:t xml:space="preserve">donc </w:t>
      </w:r>
      <w:r>
        <w:rPr>
          <w:rFonts w:ascii="Arial" w:hAnsi="Arial" w:cs="Arial"/>
          <w:sz w:val="20"/>
          <w:szCs w:val="20"/>
          <w:lang w:eastAsia="fr-CA"/>
        </w:rPr>
        <w:t>un intermédiaire collaboratif.</w:t>
      </w:r>
    </w:p>
    <w:p w:rsidR="00172876" w:rsidRDefault="00172876" w:rsidP="00634861">
      <w:pPr>
        <w:autoSpaceDE w:val="0"/>
        <w:autoSpaceDN w:val="0"/>
        <w:adjustRightInd w:val="0"/>
        <w:spacing w:after="0" w:line="240" w:lineRule="auto"/>
        <w:jc w:val="both"/>
        <w:rPr>
          <w:rFonts w:ascii="Arial" w:hAnsi="Arial" w:cs="Arial"/>
          <w:sz w:val="20"/>
          <w:szCs w:val="20"/>
          <w:lang w:eastAsia="fr-CA"/>
        </w:rPr>
      </w:pPr>
    </w:p>
    <w:p w:rsidR="00172876" w:rsidRDefault="00172876" w:rsidP="00634861">
      <w:pPr>
        <w:autoSpaceDE w:val="0"/>
        <w:autoSpaceDN w:val="0"/>
        <w:adjustRightInd w:val="0"/>
        <w:spacing w:after="0" w:line="240" w:lineRule="auto"/>
        <w:jc w:val="both"/>
        <w:rPr>
          <w:rFonts w:ascii="Arial" w:hAnsi="Arial" w:cs="Arial"/>
          <w:sz w:val="20"/>
          <w:szCs w:val="20"/>
          <w:lang w:eastAsia="fr-CA"/>
        </w:rPr>
      </w:pPr>
      <w:r>
        <w:rPr>
          <w:rFonts w:ascii="Arial" w:hAnsi="Arial" w:cs="Arial"/>
          <w:sz w:val="20"/>
          <w:szCs w:val="20"/>
          <w:lang w:eastAsia="fr-CA"/>
        </w:rPr>
        <w:tab/>
        <w:t>Pour les clients externes, je suis en mesure de fournir mon expertise pour m’assurer que  leurs demandes s</w:t>
      </w:r>
      <w:r w:rsidR="00EF45E6">
        <w:rPr>
          <w:rFonts w:ascii="Arial" w:hAnsi="Arial" w:cs="Arial"/>
          <w:sz w:val="20"/>
          <w:szCs w:val="20"/>
          <w:lang w:eastAsia="fr-CA"/>
        </w:rPr>
        <w:t>oient</w:t>
      </w:r>
      <w:r>
        <w:rPr>
          <w:rFonts w:ascii="Arial" w:hAnsi="Arial" w:cs="Arial"/>
          <w:sz w:val="20"/>
          <w:szCs w:val="20"/>
          <w:lang w:eastAsia="fr-CA"/>
        </w:rPr>
        <w:t xml:space="preserve"> réalisables et viables pour le côté technique. De plus, je peux leur fourni</w:t>
      </w:r>
      <w:r w:rsidR="00EF45E6">
        <w:rPr>
          <w:rFonts w:ascii="Arial" w:hAnsi="Arial" w:cs="Arial"/>
          <w:sz w:val="20"/>
          <w:szCs w:val="20"/>
          <w:lang w:eastAsia="fr-CA"/>
        </w:rPr>
        <w:t>r</w:t>
      </w:r>
      <w:r>
        <w:rPr>
          <w:rFonts w:ascii="Arial" w:hAnsi="Arial" w:cs="Arial"/>
          <w:sz w:val="20"/>
          <w:szCs w:val="20"/>
          <w:lang w:eastAsia="fr-CA"/>
        </w:rPr>
        <w:t xml:space="preserve"> </w:t>
      </w:r>
      <w:r w:rsidR="000236E3">
        <w:rPr>
          <w:rFonts w:ascii="Arial" w:hAnsi="Arial" w:cs="Arial"/>
          <w:sz w:val="20"/>
          <w:szCs w:val="20"/>
          <w:lang w:eastAsia="fr-CA"/>
        </w:rPr>
        <w:t>les informations</w:t>
      </w:r>
      <w:r>
        <w:rPr>
          <w:rFonts w:ascii="Arial" w:hAnsi="Arial" w:cs="Arial"/>
          <w:sz w:val="20"/>
          <w:szCs w:val="20"/>
          <w:lang w:eastAsia="fr-CA"/>
        </w:rPr>
        <w:t xml:space="preserve"> </w:t>
      </w:r>
      <w:r w:rsidR="000236E3">
        <w:rPr>
          <w:rFonts w:ascii="Arial" w:hAnsi="Arial" w:cs="Arial"/>
          <w:sz w:val="20"/>
          <w:szCs w:val="20"/>
          <w:lang w:eastAsia="fr-CA"/>
        </w:rPr>
        <w:t>nécessaires</w:t>
      </w:r>
      <w:r>
        <w:rPr>
          <w:rFonts w:ascii="Arial" w:hAnsi="Arial" w:cs="Arial"/>
          <w:sz w:val="20"/>
          <w:szCs w:val="20"/>
          <w:lang w:eastAsia="fr-CA"/>
        </w:rPr>
        <w:t xml:space="preserve"> pour l’utilisation du matériel et des logiciels ainsi que des </w:t>
      </w:r>
      <w:r w:rsidR="000236E3">
        <w:rPr>
          <w:rFonts w:ascii="Arial" w:hAnsi="Arial" w:cs="Arial"/>
          <w:sz w:val="20"/>
          <w:szCs w:val="20"/>
          <w:lang w:eastAsia="fr-CA"/>
        </w:rPr>
        <w:t>recommandations</w:t>
      </w:r>
      <w:r>
        <w:rPr>
          <w:rFonts w:ascii="Arial" w:hAnsi="Arial" w:cs="Arial"/>
          <w:sz w:val="20"/>
          <w:szCs w:val="20"/>
          <w:lang w:eastAsia="fr-CA"/>
        </w:rPr>
        <w:t xml:space="preserve"> afin d’éviter </w:t>
      </w:r>
      <w:r w:rsidR="00820566">
        <w:rPr>
          <w:rFonts w:ascii="Arial" w:hAnsi="Arial" w:cs="Arial"/>
          <w:sz w:val="20"/>
          <w:szCs w:val="20"/>
          <w:lang w:eastAsia="fr-CA"/>
        </w:rPr>
        <w:t xml:space="preserve">le maximum </w:t>
      </w:r>
      <w:r>
        <w:rPr>
          <w:rFonts w:ascii="Arial" w:hAnsi="Arial" w:cs="Arial"/>
          <w:sz w:val="20"/>
          <w:szCs w:val="20"/>
          <w:lang w:eastAsia="fr-CA"/>
        </w:rPr>
        <w:t>de problèmes lors de l’utilisation.</w:t>
      </w:r>
      <w:r w:rsidR="000236E3">
        <w:rPr>
          <w:rFonts w:ascii="Arial" w:hAnsi="Arial" w:cs="Arial"/>
          <w:sz w:val="20"/>
          <w:szCs w:val="20"/>
          <w:lang w:eastAsia="fr-CA"/>
        </w:rPr>
        <w:t xml:space="preserve"> Je peux aussi influencer leur choix de départ si je me rends compte que </w:t>
      </w:r>
      <w:r w:rsidR="00E02DD4">
        <w:rPr>
          <w:rFonts w:ascii="Arial" w:hAnsi="Arial" w:cs="Arial"/>
          <w:sz w:val="20"/>
          <w:szCs w:val="20"/>
          <w:lang w:eastAsia="fr-CA"/>
        </w:rPr>
        <w:t>c</w:t>
      </w:r>
      <w:r w:rsidR="000236E3">
        <w:rPr>
          <w:rFonts w:ascii="Arial" w:hAnsi="Arial" w:cs="Arial"/>
          <w:sz w:val="20"/>
          <w:szCs w:val="20"/>
          <w:lang w:eastAsia="fr-CA"/>
        </w:rPr>
        <w:t>e n’est pas viable.</w:t>
      </w:r>
    </w:p>
    <w:p w:rsidR="000236E3" w:rsidRPr="00EC4840" w:rsidRDefault="000236E3" w:rsidP="00634861">
      <w:pPr>
        <w:autoSpaceDE w:val="0"/>
        <w:autoSpaceDN w:val="0"/>
        <w:adjustRightInd w:val="0"/>
        <w:spacing w:after="0" w:line="240" w:lineRule="auto"/>
        <w:jc w:val="both"/>
        <w:rPr>
          <w:rFonts w:ascii="Arial" w:hAnsi="Arial" w:cs="Arial"/>
          <w:sz w:val="20"/>
          <w:szCs w:val="20"/>
          <w:lang w:eastAsia="fr-CA"/>
        </w:rPr>
      </w:pPr>
    </w:p>
    <w:p w:rsidR="00BA7F3D" w:rsidRDefault="000236E3" w:rsidP="00E70B3C">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ab/>
      </w:r>
      <w:r w:rsidR="00A760F8">
        <w:rPr>
          <w:rFonts w:ascii="Arial-Black" w:hAnsi="Arial-Black" w:cs="Arial-Black"/>
          <w:sz w:val="20"/>
          <w:szCs w:val="20"/>
          <w:lang w:eastAsia="fr-CA"/>
        </w:rPr>
        <w:t>Si je veux avoir un bon diagnostique lorsque je communique avec des fournisseurs par internet, je dois fournir le plus d’information possible avec un niveau d’expertise élevé. S’ils sont dans l’impossibilité de trouver le problème présent</w:t>
      </w:r>
      <w:r w:rsidR="00A94F7C">
        <w:rPr>
          <w:rFonts w:ascii="Arial-Black" w:hAnsi="Arial-Black" w:cs="Arial-Black"/>
          <w:sz w:val="20"/>
          <w:szCs w:val="20"/>
          <w:lang w:eastAsia="fr-CA"/>
        </w:rPr>
        <w:t>é</w:t>
      </w:r>
      <w:r w:rsidR="00A760F8">
        <w:rPr>
          <w:rFonts w:ascii="Arial-Black" w:hAnsi="Arial-Black" w:cs="Arial-Black"/>
          <w:sz w:val="20"/>
          <w:szCs w:val="20"/>
          <w:lang w:eastAsia="fr-CA"/>
        </w:rPr>
        <w:t>, je dois leur po</w:t>
      </w:r>
      <w:r w:rsidR="00BA7F3D">
        <w:rPr>
          <w:rFonts w:ascii="Arial-Black" w:hAnsi="Arial-Black" w:cs="Arial-Black"/>
          <w:sz w:val="20"/>
          <w:szCs w:val="20"/>
          <w:lang w:eastAsia="fr-CA"/>
        </w:rPr>
        <w:t>s</w:t>
      </w:r>
      <w:r w:rsidR="00A94F7C">
        <w:rPr>
          <w:rFonts w:ascii="Arial-Black" w:hAnsi="Arial-Black" w:cs="Arial-Black"/>
          <w:sz w:val="20"/>
          <w:szCs w:val="20"/>
          <w:lang w:eastAsia="fr-CA"/>
        </w:rPr>
        <w:t>er</w:t>
      </w:r>
      <w:r w:rsidR="00BA7F3D">
        <w:rPr>
          <w:rFonts w:ascii="Arial-Black" w:hAnsi="Arial-Black" w:cs="Arial-Black"/>
          <w:sz w:val="20"/>
          <w:szCs w:val="20"/>
          <w:lang w:eastAsia="fr-CA"/>
        </w:rPr>
        <w:t xml:space="preserve"> le plus de question</w:t>
      </w:r>
      <w:r w:rsidR="00A94F7C">
        <w:rPr>
          <w:rFonts w:ascii="Arial-Black" w:hAnsi="Arial-Black" w:cs="Arial-Black"/>
          <w:sz w:val="20"/>
          <w:szCs w:val="20"/>
          <w:lang w:eastAsia="fr-CA"/>
        </w:rPr>
        <w:t>s</w:t>
      </w:r>
      <w:r w:rsidR="00BA7F3D">
        <w:rPr>
          <w:rFonts w:ascii="Arial-Black" w:hAnsi="Arial-Black" w:cs="Arial-Black"/>
          <w:sz w:val="20"/>
          <w:szCs w:val="20"/>
          <w:lang w:eastAsia="fr-CA"/>
        </w:rPr>
        <w:t xml:space="preserve"> possible afin de mieux me dirig</w:t>
      </w:r>
      <w:r w:rsidR="00A94F7C">
        <w:rPr>
          <w:rFonts w:ascii="Arial-Black" w:hAnsi="Arial-Black" w:cs="Arial-Black"/>
          <w:sz w:val="20"/>
          <w:szCs w:val="20"/>
          <w:lang w:eastAsia="fr-CA"/>
        </w:rPr>
        <w:t>er</w:t>
      </w:r>
      <w:r w:rsidR="00BA7F3D">
        <w:rPr>
          <w:rFonts w:ascii="Arial-Black" w:hAnsi="Arial-Black" w:cs="Arial-Black"/>
          <w:sz w:val="20"/>
          <w:szCs w:val="20"/>
          <w:lang w:eastAsia="fr-CA"/>
        </w:rPr>
        <w:t xml:space="preserve"> dans la continuité de la résolution de problème.</w:t>
      </w:r>
    </w:p>
    <w:p w:rsidR="00BA7F3D" w:rsidRDefault="00BA7F3D" w:rsidP="00E70B3C">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E70B3C">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E70B3C">
      <w:pPr>
        <w:autoSpaceDE w:val="0"/>
        <w:autoSpaceDN w:val="0"/>
        <w:adjustRightInd w:val="0"/>
        <w:spacing w:after="0" w:line="240" w:lineRule="auto"/>
        <w:jc w:val="both"/>
        <w:rPr>
          <w:rFonts w:ascii="Arial-Black" w:hAnsi="Arial-Black" w:cs="Arial-Black"/>
          <w:sz w:val="20"/>
          <w:szCs w:val="20"/>
          <w:lang w:eastAsia="fr-CA"/>
        </w:rPr>
      </w:pPr>
    </w:p>
    <w:p w:rsidR="00A225BF" w:rsidRDefault="00BA7F3D" w:rsidP="00E70B3C">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III.</w:t>
      </w:r>
      <w:r>
        <w:rPr>
          <w:rFonts w:ascii="Arial-Black" w:hAnsi="Arial-Black" w:cs="Arial-Black"/>
          <w:sz w:val="20"/>
          <w:szCs w:val="20"/>
          <w:lang w:eastAsia="fr-CA"/>
        </w:rPr>
        <w:tab/>
      </w:r>
      <w:r w:rsidRPr="00BA7F3D">
        <w:rPr>
          <w:rFonts w:ascii="Arial" w:hAnsi="Arial" w:cs="Arial"/>
          <w:b/>
          <w:sz w:val="20"/>
          <w:szCs w:val="20"/>
          <w:lang w:eastAsia="fr-CA"/>
        </w:rPr>
        <w:t>Décrivez les réalisations qui en ont résulté</w:t>
      </w:r>
      <w:r>
        <w:rPr>
          <w:rFonts w:ascii="Arial" w:hAnsi="Arial" w:cs="Arial"/>
          <w:sz w:val="20"/>
          <w:szCs w:val="20"/>
          <w:lang w:eastAsia="fr-CA"/>
        </w:rPr>
        <w:t>.</w:t>
      </w:r>
      <w:r w:rsidR="00A760F8">
        <w:rPr>
          <w:rFonts w:ascii="Arial-Black" w:hAnsi="Arial-Black" w:cs="Arial-Black"/>
          <w:sz w:val="20"/>
          <w:szCs w:val="20"/>
          <w:lang w:eastAsia="fr-CA"/>
        </w:rPr>
        <w:t xml:space="preserve"> </w:t>
      </w:r>
    </w:p>
    <w:p w:rsidR="00C3025E" w:rsidRDefault="00C3025E" w:rsidP="00E70B3C">
      <w:pPr>
        <w:autoSpaceDE w:val="0"/>
        <w:autoSpaceDN w:val="0"/>
        <w:adjustRightInd w:val="0"/>
        <w:spacing w:after="0" w:line="240" w:lineRule="auto"/>
        <w:jc w:val="both"/>
        <w:rPr>
          <w:rFonts w:ascii="Arial-Black" w:hAnsi="Arial-Black" w:cs="Arial-Black"/>
          <w:sz w:val="20"/>
          <w:szCs w:val="20"/>
          <w:lang w:eastAsia="fr-CA"/>
        </w:rPr>
      </w:pPr>
    </w:p>
    <w:p w:rsidR="00C3025E" w:rsidRDefault="00BA7F3D" w:rsidP="009F6D8D">
      <w:pPr>
        <w:autoSpaceDE w:val="0"/>
        <w:autoSpaceDN w:val="0"/>
        <w:adjustRightInd w:val="0"/>
        <w:spacing w:after="0" w:line="240" w:lineRule="auto"/>
        <w:jc w:val="both"/>
        <w:rPr>
          <w:rFonts w:ascii="Arial-Black" w:hAnsi="Arial-Black" w:cs="Arial-Black"/>
          <w:sz w:val="20"/>
          <w:szCs w:val="20"/>
          <w:lang w:eastAsia="fr-CA"/>
        </w:rPr>
      </w:pPr>
      <w:r>
        <w:rPr>
          <w:rFonts w:ascii="Arial-Black" w:hAnsi="Arial-Black" w:cs="Arial-Black"/>
          <w:sz w:val="20"/>
          <w:szCs w:val="20"/>
          <w:lang w:eastAsia="fr-CA"/>
        </w:rPr>
        <w:tab/>
      </w:r>
      <w:r w:rsidR="001C504C">
        <w:rPr>
          <w:rFonts w:ascii="Arial-Black" w:hAnsi="Arial-Black" w:cs="Arial-Black"/>
          <w:sz w:val="20"/>
          <w:szCs w:val="20"/>
          <w:lang w:eastAsia="fr-CA"/>
        </w:rPr>
        <w:t xml:space="preserve">De façon </w:t>
      </w:r>
      <w:r w:rsidR="003E7FEE">
        <w:rPr>
          <w:rFonts w:ascii="Arial-Black" w:hAnsi="Arial-Black" w:cs="Arial-Black"/>
          <w:sz w:val="20"/>
          <w:szCs w:val="20"/>
          <w:lang w:eastAsia="fr-CA"/>
        </w:rPr>
        <w:t>générale</w:t>
      </w:r>
      <w:r w:rsidR="001C504C">
        <w:rPr>
          <w:rFonts w:ascii="Arial-Black" w:hAnsi="Arial-Black" w:cs="Arial-Black"/>
          <w:sz w:val="20"/>
          <w:szCs w:val="20"/>
          <w:lang w:eastAsia="fr-CA"/>
        </w:rPr>
        <w:t>, tous les échanges</w:t>
      </w:r>
      <w:r w:rsidR="003E7FEE">
        <w:rPr>
          <w:rFonts w:ascii="Arial-Black" w:hAnsi="Arial-Black" w:cs="Arial-Black"/>
          <w:sz w:val="20"/>
          <w:szCs w:val="20"/>
          <w:lang w:eastAsia="fr-CA"/>
        </w:rPr>
        <w:t xml:space="preserve"> </w:t>
      </w:r>
      <w:r w:rsidR="00861CC8">
        <w:rPr>
          <w:rFonts w:ascii="Arial-Black" w:hAnsi="Arial-Black" w:cs="Arial-Black"/>
          <w:sz w:val="20"/>
          <w:szCs w:val="20"/>
          <w:lang w:eastAsia="fr-CA"/>
        </w:rPr>
        <w:t>effectués</w:t>
      </w:r>
      <w:r w:rsidR="001C504C">
        <w:rPr>
          <w:rFonts w:ascii="Arial-Black" w:hAnsi="Arial-Black" w:cs="Arial-Black"/>
          <w:sz w:val="20"/>
          <w:szCs w:val="20"/>
          <w:lang w:eastAsia="fr-CA"/>
        </w:rPr>
        <w:t xml:space="preserve"> avec les services, fournisseurs ou clients externes ont pour but de fournir un service rapide et efficace au</w:t>
      </w:r>
      <w:r w:rsidR="003E7FEE">
        <w:rPr>
          <w:rFonts w:ascii="Arial-Black" w:hAnsi="Arial-Black" w:cs="Arial-Black"/>
          <w:sz w:val="20"/>
          <w:szCs w:val="20"/>
          <w:lang w:eastAsia="fr-CA"/>
        </w:rPr>
        <w:t>x</w:t>
      </w:r>
      <w:r w:rsidR="001C504C">
        <w:rPr>
          <w:rFonts w:ascii="Arial-Black" w:hAnsi="Arial-Black" w:cs="Arial-Black"/>
          <w:sz w:val="20"/>
          <w:szCs w:val="20"/>
          <w:lang w:eastAsia="fr-CA"/>
        </w:rPr>
        <w:t xml:space="preserve"> demande</w:t>
      </w:r>
      <w:r w:rsidR="003E7FEE">
        <w:rPr>
          <w:rFonts w:ascii="Arial-Black" w:hAnsi="Arial-Black" w:cs="Arial-Black"/>
          <w:sz w:val="20"/>
          <w:szCs w:val="20"/>
          <w:lang w:eastAsia="fr-CA"/>
        </w:rPr>
        <w:t>s</w:t>
      </w:r>
      <w:r w:rsidR="001C504C">
        <w:rPr>
          <w:rFonts w:ascii="Arial-Black" w:hAnsi="Arial-Black" w:cs="Arial-Black"/>
          <w:sz w:val="20"/>
          <w:szCs w:val="20"/>
          <w:lang w:eastAsia="fr-CA"/>
        </w:rPr>
        <w:t xml:space="preserve"> de service</w:t>
      </w:r>
      <w:r w:rsidR="00D15900">
        <w:rPr>
          <w:rFonts w:ascii="Arial-Black" w:hAnsi="Arial-Black" w:cs="Arial-Black"/>
          <w:sz w:val="20"/>
          <w:szCs w:val="20"/>
          <w:lang w:eastAsia="fr-CA"/>
        </w:rPr>
        <w:t>s</w:t>
      </w:r>
      <w:r w:rsidR="001C504C">
        <w:rPr>
          <w:rFonts w:ascii="Arial-Black" w:hAnsi="Arial-Black" w:cs="Arial-Black"/>
          <w:sz w:val="20"/>
          <w:szCs w:val="20"/>
          <w:lang w:eastAsia="fr-CA"/>
        </w:rPr>
        <w:t xml:space="preserve"> et </w:t>
      </w:r>
      <w:r w:rsidR="003E7FEE">
        <w:rPr>
          <w:rFonts w:ascii="Arial-Black" w:hAnsi="Arial-Black" w:cs="Arial-Black"/>
          <w:sz w:val="20"/>
          <w:szCs w:val="20"/>
          <w:lang w:eastAsia="fr-CA"/>
        </w:rPr>
        <w:t>aux nouveaux besoins. La qualité de l’expertise fourni</w:t>
      </w:r>
      <w:r w:rsidR="00D15900">
        <w:rPr>
          <w:rFonts w:ascii="Arial-Black" w:hAnsi="Arial-Black" w:cs="Arial-Black"/>
          <w:sz w:val="20"/>
          <w:szCs w:val="20"/>
          <w:lang w:eastAsia="fr-CA"/>
        </w:rPr>
        <w:t>e</w:t>
      </w:r>
      <w:r w:rsidR="003E7FEE">
        <w:rPr>
          <w:rFonts w:ascii="Arial-Black" w:hAnsi="Arial-Black" w:cs="Arial-Black"/>
          <w:sz w:val="20"/>
          <w:szCs w:val="20"/>
          <w:lang w:eastAsia="fr-CA"/>
        </w:rPr>
        <w:t xml:space="preserve"> pour la réparation des ordinateurs a aidé à établir un lien de confiance</w:t>
      </w:r>
      <w:r w:rsidR="0051100F">
        <w:rPr>
          <w:rFonts w:ascii="Arial-Black" w:hAnsi="Arial-Black" w:cs="Arial-Black"/>
          <w:sz w:val="20"/>
          <w:szCs w:val="20"/>
          <w:lang w:eastAsia="fr-CA"/>
        </w:rPr>
        <w:t>, c</w:t>
      </w:r>
      <w:r w:rsidR="003E7FEE">
        <w:rPr>
          <w:rFonts w:ascii="Arial-Black" w:hAnsi="Arial-Black" w:cs="Arial-Black"/>
          <w:sz w:val="20"/>
          <w:szCs w:val="20"/>
          <w:lang w:eastAsia="fr-CA"/>
        </w:rPr>
        <w:t>e qui accélère le processus de réparation. La coopération avec le service de prévention de la sécurité ainsi que le service réseau facilit</w:t>
      </w:r>
      <w:r w:rsidR="00C42FFC">
        <w:rPr>
          <w:rFonts w:ascii="Arial-Black" w:hAnsi="Arial-Black" w:cs="Arial-Black"/>
          <w:sz w:val="20"/>
          <w:szCs w:val="20"/>
          <w:lang w:eastAsia="fr-CA"/>
        </w:rPr>
        <w:t>e</w:t>
      </w:r>
      <w:r w:rsidR="003E7FEE">
        <w:rPr>
          <w:rFonts w:ascii="Arial-Black" w:hAnsi="Arial-Black" w:cs="Arial-Black"/>
          <w:sz w:val="20"/>
          <w:szCs w:val="20"/>
          <w:lang w:eastAsia="fr-CA"/>
        </w:rPr>
        <w:t xml:space="preserve"> la remise en service des ordinateurs impliqués. </w:t>
      </w:r>
      <w:r w:rsidR="00C42FFC">
        <w:rPr>
          <w:rFonts w:ascii="Arial-Black" w:hAnsi="Arial-Black" w:cs="Arial-Black"/>
          <w:sz w:val="20"/>
          <w:szCs w:val="20"/>
          <w:lang w:eastAsia="fr-CA"/>
        </w:rPr>
        <w:t>Et lorsque</w:t>
      </w:r>
      <w:r w:rsidR="003E7FEE">
        <w:rPr>
          <w:rFonts w:ascii="Arial-Black" w:hAnsi="Arial-Black" w:cs="Arial-Black"/>
          <w:sz w:val="20"/>
          <w:szCs w:val="20"/>
          <w:lang w:eastAsia="fr-CA"/>
        </w:rPr>
        <w:t xml:space="preserve"> je </w:t>
      </w:r>
      <w:r w:rsidR="00A154AA">
        <w:rPr>
          <w:rFonts w:ascii="Arial-Black" w:hAnsi="Arial-Black" w:cs="Arial-Black"/>
          <w:sz w:val="20"/>
          <w:szCs w:val="20"/>
          <w:lang w:eastAsia="fr-CA"/>
        </w:rPr>
        <w:t>fournis</w:t>
      </w:r>
      <w:r w:rsidR="003E7FEE">
        <w:rPr>
          <w:rFonts w:ascii="Arial-Black" w:hAnsi="Arial-Black" w:cs="Arial-Black"/>
          <w:sz w:val="20"/>
          <w:szCs w:val="20"/>
          <w:lang w:eastAsia="fr-CA"/>
        </w:rPr>
        <w:t xml:space="preserve"> des recommandations et des formations à des clients externes, j’aide à prévenir plusieurs problèmes futurs</w:t>
      </w:r>
      <w:r w:rsidR="00C42FFC">
        <w:rPr>
          <w:rFonts w:ascii="Arial-Black" w:hAnsi="Arial-Black" w:cs="Arial-Black"/>
          <w:sz w:val="20"/>
          <w:szCs w:val="20"/>
          <w:lang w:eastAsia="fr-CA"/>
        </w:rPr>
        <w:t>,</w:t>
      </w:r>
      <w:r w:rsidR="003E7FEE">
        <w:rPr>
          <w:rFonts w:ascii="Arial-Black" w:hAnsi="Arial-Black" w:cs="Arial-Black"/>
          <w:sz w:val="20"/>
          <w:szCs w:val="20"/>
          <w:lang w:eastAsia="fr-CA"/>
        </w:rPr>
        <w:t xml:space="preserve"> en plus de diminuer le stress des utilisateurs.</w:t>
      </w:r>
      <w:del w:id="0" w:author="Jacynthe" w:date="2013-05-21T10:09:00Z">
        <w:r w:rsidR="003E7FEE" w:rsidDel="006233BE">
          <w:rPr>
            <w:rFonts w:ascii="Arial-Black" w:hAnsi="Arial-Black" w:cs="Arial-Black"/>
            <w:sz w:val="20"/>
            <w:szCs w:val="20"/>
            <w:lang w:eastAsia="fr-CA"/>
          </w:rPr>
          <w:delText xml:space="preserve"> </w:delText>
        </w:r>
      </w:del>
    </w:p>
    <w:p w:rsidR="00BF2DBC" w:rsidRDefault="00BF2DBC" w:rsidP="009F6D8D">
      <w:pPr>
        <w:autoSpaceDE w:val="0"/>
        <w:autoSpaceDN w:val="0"/>
        <w:adjustRightInd w:val="0"/>
        <w:spacing w:after="0" w:line="240" w:lineRule="auto"/>
        <w:jc w:val="both"/>
        <w:rPr>
          <w:rFonts w:ascii="Arial-Black" w:hAnsi="Arial-Black" w:cs="Arial-Black"/>
          <w:sz w:val="20"/>
          <w:szCs w:val="20"/>
          <w:lang w:eastAsia="fr-CA"/>
        </w:rPr>
      </w:pPr>
    </w:p>
    <w:p w:rsidR="00BF2DBC" w:rsidRDefault="00BF2DBC" w:rsidP="009F6D8D">
      <w:pPr>
        <w:autoSpaceDE w:val="0"/>
        <w:autoSpaceDN w:val="0"/>
        <w:adjustRightInd w:val="0"/>
        <w:spacing w:after="0" w:line="240" w:lineRule="auto"/>
        <w:jc w:val="both"/>
        <w:rPr>
          <w:rFonts w:ascii="Arial-Black" w:hAnsi="Arial-Black" w:cs="Arial-Black"/>
          <w:sz w:val="20"/>
          <w:szCs w:val="20"/>
          <w:lang w:eastAsia="fr-CA"/>
        </w:rPr>
      </w:pPr>
    </w:p>
    <w:p w:rsidR="00BF2DBC" w:rsidRDefault="00BF2DBC" w:rsidP="009F6D8D">
      <w:pPr>
        <w:autoSpaceDE w:val="0"/>
        <w:autoSpaceDN w:val="0"/>
        <w:adjustRightInd w:val="0"/>
        <w:spacing w:after="0" w:line="240" w:lineRule="auto"/>
        <w:jc w:val="both"/>
        <w:rPr>
          <w:rFonts w:ascii="Arial-Black" w:hAnsi="Arial-Black" w:cs="Arial-Black"/>
          <w:sz w:val="20"/>
          <w:szCs w:val="20"/>
          <w:lang w:eastAsia="fr-CA"/>
        </w:rPr>
      </w:pPr>
    </w:p>
    <w:p w:rsidR="00BF2DBC" w:rsidRDefault="00BF2DBC" w:rsidP="009F6D8D">
      <w:pPr>
        <w:autoSpaceDE w:val="0"/>
        <w:autoSpaceDN w:val="0"/>
        <w:adjustRightInd w:val="0"/>
        <w:spacing w:after="0" w:line="240" w:lineRule="auto"/>
        <w:jc w:val="both"/>
        <w:rPr>
          <w:rFonts w:ascii="Arial-Black" w:hAnsi="Arial-Black" w:cs="Arial-Black"/>
          <w:sz w:val="20"/>
          <w:szCs w:val="20"/>
          <w:lang w:eastAsia="fr-CA"/>
        </w:rPr>
      </w:pPr>
    </w:p>
    <w:p w:rsidR="00BF2DBC" w:rsidRDefault="00BF2DBC" w:rsidP="009F6D8D">
      <w:pPr>
        <w:autoSpaceDE w:val="0"/>
        <w:autoSpaceDN w:val="0"/>
        <w:adjustRightInd w:val="0"/>
        <w:spacing w:after="0" w:line="240" w:lineRule="auto"/>
        <w:jc w:val="both"/>
        <w:rPr>
          <w:rFonts w:ascii="Arial-Black" w:hAnsi="Arial-Black" w:cs="Arial-Black"/>
          <w:sz w:val="20"/>
          <w:szCs w:val="20"/>
          <w:lang w:eastAsia="fr-CA"/>
        </w:rPr>
      </w:pPr>
    </w:p>
    <w:p w:rsidR="00BF2DBC" w:rsidRDefault="00BF2DBC" w:rsidP="009F6D8D">
      <w:pPr>
        <w:autoSpaceDE w:val="0"/>
        <w:autoSpaceDN w:val="0"/>
        <w:adjustRightInd w:val="0"/>
        <w:spacing w:after="0" w:line="240" w:lineRule="auto"/>
        <w:jc w:val="both"/>
        <w:rPr>
          <w:rFonts w:ascii="Arial-Black" w:hAnsi="Arial-Black" w:cs="Arial-Black"/>
          <w:sz w:val="20"/>
          <w:szCs w:val="20"/>
          <w:lang w:eastAsia="fr-CA"/>
        </w:rPr>
      </w:pPr>
    </w:p>
    <w:p w:rsidR="00BF2DBC" w:rsidRDefault="00BF2DBC" w:rsidP="009F6D8D">
      <w:pPr>
        <w:autoSpaceDE w:val="0"/>
        <w:autoSpaceDN w:val="0"/>
        <w:adjustRightInd w:val="0"/>
        <w:spacing w:after="0" w:line="240" w:lineRule="auto"/>
        <w:jc w:val="both"/>
        <w:rPr>
          <w:rFonts w:ascii="Arial-Black" w:hAnsi="Arial-Black" w:cs="Arial-Black"/>
          <w:sz w:val="20"/>
          <w:szCs w:val="20"/>
          <w:lang w:eastAsia="fr-CA"/>
        </w:rPr>
      </w:pPr>
    </w:p>
    <w:p w:rsidR="00BF2DBC" w:rsidRDefault="00BF2DBC"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DB3297" w:rsidRDefault="00DB3297" w:rsidP="002F2B89">
      <w:pPr>
        <w:autoSpaceDE w:val="0"/>
        <w:autoSpaceDN w:val="0"/>
        <w:adjustRightInd w:val="0"/>
        <w:spacing w:after="0" w:line="240" w:lineRule="auto"/>
        <w:jc w:val="center"/>
        <w:rPr>
          <w:rFonts w:ascii="Arial-Black" w:hAnsi="Arial-Black" w:cs="Arial-Black"/>
          <w:b/>
          <w:lang w:eastAsia="fr-CA"/>
        </w:rPr>
      </w:pPr>
    </w:p>
    <w:p w:rsidR="00BF2DBC" w:rsidRDefault="002F2B89" w:rsidP="002F2B89">
      <w:pPr>
        <w:autoSpaceDE w:val="0"/>
        <w:autoSpaceDN w:val="0"/>
        <w:adjustRightInd w:val="0"/>
        <w:spacing w:after="0" w:line="240" w:lineRule="auto"/>
        <w:jc w:val="center"/>
        <w:rPr>
          <w:rFonts w:ascii="Arial-Black" w:hAnsi="Arial-Black" w:cs="Arial-Black"/>
          <w:b/>
          <w:lang w:eastAsia="fr-CA"/>
        </w:rPr>
      </w:pPr>
      <w:r>
        <w:rPr>
          <w:rFonts w:ascii="Arial-Black" w:hAnsi="Arial-Black" w:cs="Arial-Black"/>
          <w:b/>
          <w:lang w:eastAsia="fr-CA"/>
        </w:rPr>
        <w:t>Annexe 1</w:t>
      </w: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DB3297" w:rsidRDefault="00DB3297" w:rsidP="002F2B89">
      <w:pPr>
        <w:autoSpaceDE w:val="0"/>
        <w:autoSpaceDN w:val="0"/>
        <w:adjustRightInd w:val="0"/>
        <w:spacing w:after="0" w:line="240" w:lineRule="auto"/>
        <w:rPr>
          <w:rFonts w:ascii="Arial-Black" w:hAnsi="Arial-Black" w:cs="Arial-Black"/>
          <w:lang w:eastAsia="fr-CA"/>
        </w:rPr>
      </w:pPr>
    </w:p>
    <w:p w:rsidR="00DB3297" w:rsidRDefault="00DB3297" w:rsidP="002F2B89">
      <w:pPr>
        <w:autoSpaceDE w:val="0"/>
        <w:autoSpaceDN w:val="0"/>
        <w:adjustRightInd w:val="0"/>
        <w:spacing w:after="0" w:line="240" w:lineRule="auto"/>
        <w:rPr>
          <w:rFonts w:ascii="Arial-Black" w:hAnsi="Arial-Black" w:cs="Arial-Black"/>
          <w:lang w:eastAsia="fr-CA"/>
        </w:rPr>
      </w:pPr>
    </w:p>
    <w:p w:rsidR="00DB3297" w:rsidRDefault="00DB3297" w:rsidP="002F2B89">
      <w:pPr>
        <w:autoSpaceDE w:val="0"/>
        <w:autoSpaceDN w:val="0"/>
        <w:adjustRightInd w:val="0"/>
        <w:spacing w:after="0" w:line="240" w:lineRule="auto"/>
        <w:rPr>
          <w:rFonts w:ascii="Arial-Black" w:hAnsi="Arial-Black" w:cs="Arial-Black"/>
          <w:lang w:eastAsia="fr-CA"/>
        </w:rPr>
      </w:pPr>
    </w:p>
    <w:p w:rsidR="00DB3297" w:rsidRDefault="00DB3297" w:rsidP="002F2B89">
      <w:pPr>
        <w:autoSpaceDE w:val="0"/>
        <w:autoSpaceDN w:val="0"/>
        <w:adjustRightInd w:val="0"/>
        <w:spacing w:after="0" w:line="240" w:lineRule="auto"/>
        <w:rPr>
          <w:rFonts w:ascii="Arial-Black" w:hAnsi="Arial-Black" w:cs="Arial-Black"/>
          <w:lang w:eastAsia="fr-CA"/>
        </w:rPr>
      </w:pPr>
    </w:p>
    <w:p w:rsidR="00DB3297" w:rsidRDefault="00DB3297" w:rsidP="002F2B89">
      <w:pPr>
        <w:autoSpaceDE w:val="0"/>
        <w:autoSpaceDN w:val="0"/>
        <w:adjustRightInd w:val="0"/>
        <w:spacing w:after="0" w:line="240" w:lineRule="auto"/>
        <w:rPr>
          <w:rFonts w:ascii="Arial-Black" w:hAnsi="Arial-Black" w:cs="Arial-Black"/>
          <w:lang w:eastAsia="fr-CA"/>
        </w:rPr>
      </w:pPr>
    </w:p>
    <w:p w:rsidR="00DB3297" w:rsidRDefault="00DB3297" w:rsidP="002F2B89">
      <w:pPr>
        <w:autoSpaceDE w:val="0"/>
        <w:autoSpaceDN w:val="0"/>
        <w:adjustRightInd w:val="0"/>
        <w:spacing w:after="0" w:line="240" w:lineRule="auto"/>
        <w:rPr>
          <w:rFonts w:ascii="Arial-Black" w:hAnsi="Arial-Black" w:cs="Arial-Black"/>
          <w:lang w:eastAsia="fr-CA"/>
        </w:rPr>
      </w:pPr>
    </w:p>
    <w:p w:rsidR="00DB3297" w:rsidRDefault="00DB3297" w:rsidP="002F2B89">
      <w:pPr>
        <w:autoSpaceDE w:val="0"/>
        <w:autoSpaceDN w:val="0"/>
        <w:adjustRightInd w:val="0"/>
        <w:spacing w:after="0" w:line="240" w:lineRule="auto"/>
        <w:rPr>
          <w:rFonts w:ascii="Arial-Black" w:hAnsi="Arial-Black" w:cs="Arial-Black"/>
          <w:lang w:eastAsia="fr-CA"/>
        </w:rPr>
      </w:pPr>
    </w:p>
    <w:p w:rsidR="00DB3297" w:rsidRDefault="00DB3297" w:rsidP="002F2B89">
      <w:pPr>
        <w:autoSpaceDE w:val="0"/>
        <w:autoSpaceDN w:val="0"/>
        <w:adjustRightInd w:val="0"/>
        <w:spacing w:after="0" w:line="240" w:lineRule="auto"/>
        <w:rPr>
          <w:rFonts w:ascii="Arial-Black" w:hAnsi="Arial-Black" w:cs="Arial-Black"/>
          <w:lang w:eastAsia="fr-CA"/>
        </w:rPr>
      </w:pPr>
    </w:p>
    <w:p w:rsidR="00DB3297" w:rsidRDefault="00DB3297" w:rsidP="002F2B89">
      <w:pPr>
        <w:autoSpaceDE w:val="0"/>
        <w:autoSpaceDN w:val="0"/>
        <w:adjustRightInd w:val="0"/>
        <w:spacing w:after="0" w:line="240" w:lineRule="auto"/>
        <w:rPr>
          <w:rFonts w:ascii="Arial-Black" w:hAnsi="Arial-Black" w:cs="Arial-Black"/>
          <w:lang w:eastAsia="fr-CA"/>
        </w:rPr>
      </w:pPr>
    </w:p>
    <w:p w:rsidR="00DB3297" w:rsidRDefault="00DB3297" w:rsidP="002F2B89">
      <w:pPr>
        <w:autoSpaceDE w:val="0"/>
        <w:autoSpaceDN w:val="0"/>
        <w:adjustRightInd w:val="0"/>
        <w:spacing w:after="0" w:line="240" w:lineRule="auto"/>
        <w:rPr>
          <w:rFonts w:ascii="Arial-Black" w:hAnsi="Arial-Black" w:cs="Arial-Black"/>
          <w:lang w:eastAsia="fr-CA"/>
        </w:rPr>
      </w:pPr>
    </w:p>
    <w:p w:rsidR="00DB3297" w:rsidRDefault="00DB3297" w:rsidP="002F2B89">
      <w:pPr>
        <w:autoSpaceDE w:val="0"/>
        <w:autoSpaceDN w:val="0"/>
        <w:adjustRightInd w:val="0"/>
        <w:spacing w:after="0" w:line="240" w:lineRule="auto"/>
        <w:rPr>
          <w:rFonts w:ascii="Arial-Black" w:hAnsi="Arial-Black" w:cs="Arial-Black"/>
          <w:lang w:eastAsia="fr-CA"/>
        </w:rPr>
      </w:pPr>
    </w:p>
    <w:p w:rsidR="00DB3297" w:rsidRDefault="00DB3297"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Pr="00473D52" w:rsidRDefault="00DB3297" w:rsidP="00DB3297">
      <w:pPr>
        <w:autoSpaceDE w:val="0"/>
        <w:autoSpaceDN w:val="0"/>
        <w:adjustRightInd w:val="0"/>
        <w:spacing w:after="0" w:line="240" w:lineRule="auto"/>
        <w:jc w:val="center"/>
        <w:rPr>
          <w:rFonts w:ascii="Arial-Black" w:hAnsi="Arial-Black" w:cs="Arial-Black"/>
          <w:b/>
          <w:lang w:eastAsia="fr-CA"/>
        </w:rPr>
      </w:pPr>
      <w:r w:rsidRPr="00473D52">
        <w:rPr>
          <w:rFonts w:ascii="Arial-Black" w:hAnsi="Arial-Black" w:cs="Arial-Black"/>
          <w:b/>
          <w:lang w:eastAsia="fr-CA"/>
        </w:rPr>
        <w:t>Annexe 2</w:t>
      </w: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Pr="00473D52" w:rsidRDefault="00DB3297" w:rsidP="00DB3297">
      <w:pPr>
        <w:autoSpaceDE w:val="0"/>
        <w:autoSpaceDN w:val="0"/>
        <w:adjustRightInd w:val="0"/>
        <w:spacing w:after="0" w:line="240" w:lineRule="auto"/>
        <w:jc w:val="center"/>
        <w:rPr>
          <w:rFonts w:ascii="Arial-Black" w:hAnsi="Arial-Black" w:cs="Arial-Black"/>
          <w:b/>
          <w:lang w:eastAsia="fr-CA"/>
        </w:rPr>
      </w:pPr>
      <w:r w:rsidRPr="00473D52">
        <w:rPr>
          <w:rFonts w:ascii="Arial-Black" w:hAnsi="Arial-Black" w:cs="Arial-Black"/>
          <w:b/>
          <w:lang w:eastAsia="fr-CA"/>
        </w:rPr>
        <w:t>Annexe 3</w:t>
      </w: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Default="00DB3297" w:rsidP="00DB3297">
      <w:pPr>
        <w:autoSpaceDE w:val="0"/>
        <w:autoSpaceDN w:val="0"/>
        <w:adjustRightInd w:val="0"/>
        <w:spacing w:after="0" w:line="240" w:lineRule="auto"/>
        <w:jc w:val="center"/>
        <w:rPr>
          <w:rFonts w:ascii="Arial-Black" w:hAnsi="Arial-Black" w:cs="Arial-Black"/>
          <w:lang w:eastAsia="fr-CA"/>
        </w:rPr>
      </w:pPr>
    </w:p>
    <w:p w:rsidR="00DB3297" w:rsidRPr="00473D52" w:rsidRDefault="00DB3297" w:rsidP="00DB3297">
      <w:pPr>
        <w:autoSpaceDE w:val="0"/>
        <w:autoSpaceDN w:val="0"/>
        <w:adjustRightInd w:val="0"/>
        <w:spacing w:after="0" w:line="240" w:lineRule="auto"/>
        <w:jc w:val="center"/>
        <w:rPr>
          <w:rFonts w:ascii="Arial-Black" w:hAnsi="Arial-Black" w:cs="Arial-Black"/>
          <w:b/>
          <w:lang w:eastAsia="fr-CA"/>
        </w:rPr>
      </w:pPr>
      <w:r w:rsidRPr="00473D52">
        <w:rPr>
          <w:rFonts w:ascii="Arial-Black" w:hAnsi="Arial-Black" w:cs="Arial-Black"/>
          <w:b/>
          <w:lang w:eastAsia="fr-CA"/>
        </w:rPr>
        <w:t>Annexe 4</w:t>
      </w: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Default="002F2B89" w:rsidP="002F2B89">
      <w:pPr>
        <w:autoSpaceDE w:val="0"/>
        <w:autoSpaceDN w:val="0"/>
        <w:adjustRightInd w:val="0"/>
        <w:spacing w:after="0" w:line="240" w:lineRule="auto"/>
        <w:rPr>
          <w:rFonts w:ascii="Arial-Black" w:hAnsi="Arial-Black" w:cs="Arial-Black"/>
          <w:lang w:eastAsia="fr-CA"/>
        </w:rPr>
      </w:pPr>
    </w:p>
    <w:p w:rsidR="002F2B89" w:rsidRPr="002F2B89" w:rsidRDefault="002F2B89" w:rsidP="002F2B89">
      <w:pPr>
        <w:autoSpaceDE w:val="0"/>
        <w:autoSpaceDN w:val="0"/>
        <w:adjustRightInd w:val="0"/>
        <w:spacing w:after="0" w:line="240" w:lineRule="auto"/>
        <w:rPr>
          <w:rFonts w:ascii="Arial-Black" w:hAnsi="Arial-Black" w:cs="Arial-Black"/>
          <w:lang w:eastAsia="fr-CA"/>
        </w:rPr>
      </w:pPr>
    </w:p>
    <w:p w:rsidR="00BF2DBC" w:rsidRDefault="00BF2DBC" w:rsidP="009F6D8D">
      <w:pPr>
        <w:autoSpaceDE w:val="0"/>
        <w:autoSpaceDN w:val="0"/>
        <w:adjustRightInd w:val="0"/>
        <w:spacing w:after="0" w:line="240" w:lineRule="auto"/>
        <w:jc w:val="both"/>
        <w:rPr>
          <w:rFonts w:ascii="Arial-Black" w:hAnsi="Arial-Black" w:cs="Arial-Black"/>
          <w:sz w:val="20"/>
          <w:szCs w:val="20"/>
          <w:lang w:eastAsia="fr-CA"/>
        </w:rPr>
      </w:pPr>
    </w:p>
    <w:p w:rsidR="00BF2DBC" w:rsidRDefault="00BF2DBC"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DB3297" w:rsidRDefault="00DB3297" w:rsidP="009F6D8D">
      <w:pPr>
        <w:autoSpaceDE w:val="0"/>
        <w:autoSpaceDN w:val="0"/>
        <w:adjustRightInd w:val="0"/>
        <w:spacing w:after="0" w:line="240" w:lineRule="auto"/>
        <w:jc w:val="both"/>
        <w:rPr>
          <w:rFonts w:ascii="Arial-Black" w:hAnsi="Arial-Black" w:cs="Arial-Black"/>
          <w:sz w:val="20"/>
          <w:szCs w:val="20"/>
          <w:lang w:eastAsia="fr-CA"/>
        </w:rPr>
      </w:pPr>
    </w:p>
    <w:p w:rsidR="00473D52" w:rsidRDefault="00473D52" w:rsidP="00DB3297">
      <w:pPr>
        <w:autoSpaceDE w:val="0"/>
        <w:autoSpaceDN w:val="0"/>
        <w:adjustRightInd w:val="0"/>
        <w:spacing w:after="0" w:line="240" w:lineRule="auto"/>
        <w:jc w:val="center"/>
        <w:rPr>
          <w:rFonts w:ascii="Arial-Black" w:hAnsi="Arial-Black" w:cs="Arial-Black"/>
          <w:b/>
          <w:sz w:val="20"/>
          <w:szCs w:val="20"/>
          <w:lang w:eastAsia="fr-CA"/>
        </w:rPr>
      </w:pPr>
    </w:p>
    <w:p w:rsidR="00473D52" w:rsidRDefault="00473D52" w:rsidP="00DB3297">
      <w:pPr>
        <w:autoSpaceDE w:val="0"/>
        <w:autoSpaceDN w:val="0"/>
        <w:adjustRightInd w:val="0"/>
        <w:spacing w:after="0" w:line="240" w:lineRule="auto"/>
        <w:jc w:val="center"/>
        <w:rPr>
          <w:rFonts w:ascii="Arial-Black" w:hAnsi="Arial-Black" w:cs="Arial-Black"/>
          <w:b/>
          <w:sz w:val="20"/>
          <w:szCs w:val="20"/>
          <w:lang w:eastAsia="fr-CA"/>
        </w:rPr>
      </w:pPr>
    </w:p>
    <w:p w:rsidR="00DB3297" w:rsidRPr="00473D52" w:rsidRDefault="00DB3297" w:rsidP="00DB3297">
      <w:pPr>
        <w:autoSpaceDE w:val="0"/>
        <w:autoSpaceDN w:val="0"/>
        <w:adjustRightInd w:val="0"/>
        <w:spacing w:after="0" w:line="240" w:lineRule="auto"/>
        <w:jc w:val="center"/>
        <w:rPr>
          <w:rFonts w:ascii="Arial-Black" w:hAnsi="Arial-Black" w:cs="Arial-Black"/>
          <w:b/>
          <w:sz w:val="20"/>
          <w:szCs w:val="20"/>
          <w:lang w:eastAsia="fr-CA"/>
        </w:rPr>
      </w:pPr>
      <w:r w:rsidRPr="00473D52">
        <w:rPr>
          <w:rFonts w:ascii="Arial-Black" w:hAnsi="Arial-Black" w:cs="Arial-Black"/>
          <w:b/>
          <w:sz w:val="20"/>
          <w:szCs w:val="20"/>
          <w:lang w:eastAsia="fr-CA"/>
        </w:rPr>
        <w:t>Annexe5</w:t>
      </w: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Default="00DB3297" w:rsidP="00DB3297">
      <w:pPr>
        <w:autoSpaceDE w:val="0"/>
        <w:autoSpaceDN w:val="0"/>
        <w:adjustRightInd w:val="0"/>
        <w:spacing w:after="0" w:line="240" w:lineRule="auto"/>
        <w:jc w:val="center"/>
        <w:rPr>
          <w:rFonts w:ascii="Arial-Black" w:hAnsi="Arial-Black" w:cs="Arial-Black"/>
          <w:sz w:val="20"/>
          <w:szCs w:val="20"/>
          <w:lang w:eastAsia="fr-CA"/>
        </w:rPr>
      </w:pPr>
    </w:p>
    <w:p w:rsidR="00DB3297" w:rsidRPr="00473D52" w:rsidRDefault="00DB3297" w:rsidP="00DB3297">
      <w:pPr>
        <w:autoSpaceDE w:val="0"/>
        <w:autoSpaceDN w:val="0"/>
        <w:adjustRightInd w:val="0"/>
        <w:spacing w:after="0" w:line="240" w:lineRule="auto"/>
        <w:jc w:val="center"/>
        <w:rPr>
          <w:rFonts w:ascii="Arial-Black" w:hAnsi="Arial-Black" w:cs="Arial-Black"/>
          <w:b/>
          <w:sz w:val="20"/>
          <w:szCs w:val="20"/>
          <w:lang w:eastAsia="fr-CA"/>
        </w:rPr>
      </w:pPr>
      <w:r w:rsidRPr="00473D52">
        <w:rPr>
          <w:rFonts w:ascii="Arial-Black" w:hAnsi="Arial-Black" w:cs="Arial-Black"/>
          <w:b/>
          <w:sz w:val="20"/>
          <w:szCs w:val="20"/>
          <w:lang w:eastAsia="fr-CA"/>
        </w:rPr>
        <w:t>Annexe 6</w:t>
      </w:r>
    </w:p>
    <w:sectPr w:rsidR="00DB3297" w:rsidRPr="00473D52" w:rsidSect="00B261C4">
      <w:headerReference w:type="default" r:id="rId9"/>
      <w:pgSz w:w="12240" w:h="15840"/>
      <w:pgMar w:top="1440" w:right="1800" w:bottom="1440" w:left="1800" w:header="283" w:footer="28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470D2" w:rsidRDefault="003470D2" w:rsidP="00B261C4">
      <w:pPr>
        <w:spacing w:after="0" w:line="240" w:lineRule="auto"/>
      </w:pPr>
      <w:r>
        <w:separator/>
      </w:r>
    </w:p>
  </w:endnote>
  <w:endnote w:type="continuationSeparator" w:id="0">
    <w:p w:rsidR="003470D2" w:rsidRDefault="003470D2" w:rsidP="00B261C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Black">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Italic">
    <w:panose1 w:val="00000000000000000000"/>
    <w:charset w:val="00"/>
    <w:family w:val="swiss"/>
    <w:notTrueType/>
    <w:pitch w:val="default"/>
    <w:sig w:usb0="00000003" w:usb1="00000000" w:usb2="00000000" w:usb3="00000000" w:csb0="00000001" w:csb1="00000000"/>
  </w:font>
  <w:font w:name="Arial,Bold">
    <w:panose1 w:val="00000000000000000000"/>
    <w:charset w:val="00"/>
    <w:family w:val="swiss"/>
    <w:notTrueType/>
    <w:pitch w:val="default"/>
    <w:sig w:usb0="00000003" w:usb1="00000000" w:usb2="00000000" w:usb3="00000000" w:csb0="00000001" w:csb1="00000000"/>
  </w:font>
  <w:font w:name="Arial,Bold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470D2" w:rsidRDefault="003470D2" w:rsidP="00B261C4">
      <w:pPr>
        <w:spacing w:after="0" w:line="240" w:lineRule="auto"/>
      </w:pPr>
      <w:r>
        <w:separator/>
      </w:r>
    </w:p>
  </w:footnote>
  <w:footnote w:type="continuationSeparator" w:id="0">
    <w:p w:rsidR="003470D2" w:rsidRDefault="003470D2" w:rsidP="00B261C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6A0E" w:rsidRDefault="008B3DF2">
    <w:pPr>
      <w:pStyle w:val="En-tte"/>
      <w:jc w:val="right"/>
    </w:pPr>
    <w:fldSimple w:instr=" PAGE   \* MERGEFORMAT ">
      <w:r w:rsidR="00473D52">
        <w:rPr>
          <w:noProof/>
        </w:rPr>
        <w:t>27</w:t>
      </w:r>
    </w:fldSimple>
  </w:p>
  <w:p w:rsidR="000D6A0E" w:rsidRDefault="000D6A0E">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2208E6"/>
    <w:multiLevelType w:val="hybridMultilevel"/>
    <w:tmpl w:val="86587578"/>
    <w:lvl w:ilvl="0" w:tplc="2BF22D92">
      <w:start w:val="1"/>
      <w:numFmt w:val="upp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nsid w:val="53203C93"/>
    <w:multiLevelType w:val="hybridMultilevel"/>
    <w:tmpl w:val="1AA222B2"/>
    <w:lvl w:ilvl="0" w:tplc="9CF031AA">
      <w:start w:val="3"/>
      <w:numFmt w:val="upp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nsid w:val="557A6CC7"/>
    <w:multiLevelType w:val="hybridMultilevel"/>
    <w:tmpl w:val="141018D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nsid w:val="59834BF5"/>
    <w:multiLevelType w:val="hybridMultilevel"/>
    <w:tmpl w:val="42C2A1B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nsid w:val="6E323324"/>
    <w:multiLevelType w:val="hybridMultilevel"/>
    <w:tmpl w:val="69B6C94C"/>
    <w:lvl w:ilvl="0" w:tplc="437A26EA">
      <w:start w:val="1"/>
      <w:numFmt w:val="upp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nsid w:val="7558713B"/>
    <w:multiLevelType w:val="hybridMultilevel"/>
    <w:tmpl w:val="6A549330"/>
    <w:lvl w:ilvl="0" w:tplc="19AE6B1C">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0"/>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50CED"/>
    <w:rsid w:val="00000C0D"/>
    <w:rsid w:val="0000660B"/>
    <w:rsid w:val="00007752"/>
    <w:rsid w:val="00010457"/>
    <w:rsid w:val="00013A57"/>
    <w:rsid w:val="000236E3"/>
    <w:rsid w:val="0002495E"/>
    <w:rsid w:val="0002689F"/>
    <w:rsid w:val="000432B0"/>
    <w:rsid w:val="00052CBF"/>
    <w:rsid w:val="000570FC"/>
    <w:rsid w:val="00062303"/>
    <w:rsid w:val="000650A2"/>
    <w:rsid w:val="00075CCB"/>
    <w:rsid w:val="00076EE4"/>
    <w:rsid w:val="000770EC"/>
    <w:rsid w:val="000805C8"/>
    <w:rsid w:val="00083E4C"/>
    <w:rsid w:val="00084909"/>
    <w:rsid w:val="00086010"/>
    <w:rsid w:val="00087818"/>
    <w:rsid w:val="00087D18"/>
    <w:rsid w:val="00091F9E"/>
    <w:rsid w:val="000934DA"/>
    <w:rsid w:val="0009422E"/>
    <w:rsid w:val="000B11E8"/>
    <w:rsid w:val="000B79E1"/>
    <w:rsid w:val="000D3333"/>
    <w:rsid w:val="000D6A0E"/>
    <w:rsid w:val="000D75E9"/>
    <w:rsid w:val="000E65F0"/>
    <w:rsid w:val="000F2C43"/>
    <w:rsid w:val="0010268D"/>
    <w:rsid w:val="00106EDD"/>
    <w:rsid w:val="00116C1A"/>
    <w:rsid w:val="001205C0"/>
    <w:rsid w:val="001237CC"/>
    <w:rsid w:val="00134248"/>
    <w:rsid w:val="001462D9"/>
    <w:rsid w:val="00146432"/>
    <w:rsid w:val="00151553"/>
    <w:rsid w:val="0015257B"/>
    <w:rsid w:val="00154EAC"/>
    <w:rsid w:val="00160DB9"/>
    <w:rsid w:val="001658AE"/>
    <w:rsid w:val="00166D8D"/>
    <w:rsid w:val="00172876"/>
    <w:rsid w:val="001739C2"/>
    <w:rsid w:val="001772A0"/>
    <w:rsid w:val="001777AF"/>
    <w:rsid w:val="00183A2D"/>
    <w:rsid w:val="0019152D"/>
    <w:rsid w:val="001945FD"/>
    <w:rsid w:val="001A15B0"/>
    <w:rsid w:val="001A3E99"/>
    <w:rsid w:val="001A4988"/>
    <w:rsid w:val="001A72D6"/>
    <w:rsid w:val="001B0039"/>
    <w:rsid w:val="001C4D46"/>
    <w:rsid w:val="001C504C"/>
    <w:rsid w:val="001C7EED"/>
    <w:rsid w:val="001D1512"/>
    <w:rsid w:val="001D2880"/>
    <w:rsid w:val="001D6BED"/>
    <w:rsid w:val="001F37B7"/>
    <w:rsid w:val="001F7832"/>
    <w:rsid w:val="00200C26"/>
    <w:rsid w:val="00205972"/>
    <w:rsid w:val="002064A8"/>
    <w:rsid w:val="00207D29"/>
    <w:rsid w:val="002102BA"/>
    <w:rsid w:val="00215BD8"/>
    <w:rsid w:val="002215BD"/>
    <w:rsid w:val="0022327F"/>
    <w:rsid w:val="00223E7D"/>
    <w:rsid w:val="00224DF2"/>
    <w:rsid w:val="00225C3B"/>
    <w:rsid w:val="00233749"/>
    <w:rsid w:val="00237B69"/>
    <w:rsid w:val="00240077"/>
    <w:rsid w:val="00241401"/>
    <w:rsid w:val="00246B35"/>
    <w:rsid w:val="00247A22"/>
    <w:rsid w:val="00251DED"/>
    <w:rsid w:val="002559CA"/>
    <w:rsid w:val="0025714E"/>
    <w:rsid w:val="002670AF"/>
    <w:rsid w:val="00272720"/>
    <w:rsid w:val="00273293"/>
    <w:rsid w:val="002761C0"/>
    <w:rsid w:val="002800FF"/>
    <w:rsid w:val="00282F70"/>
    <w:rsid w:val="00285D44"/>
    <w:rsid w:val="00292C6E"/>
    <w:rsid w:val="00296802"/>
    <w:rsid w:val="002A0778"/>
    <w:rsid w:val="002A5E30"/>
    <w:rsid w:val="002B184B"/>
    <w:rsid w:val="002B5353"/>
    <w:rsid w:val="002B54B9"/>
    <w:rsid w:val="002B6311"/>
    <w:rsid w:val="002B7130"/>
    <w:rsid w:val="002C4AA3"/>
    <w:rsid w:val="002D727E"/>
    <w:rsid w:val="002E236C"/>
    <w:rsid w:val="002E539D"/>
    <w:rsid w:val="002E6360"/>
    <w:rsid w:val="002E6777"/>
    <w:rsid w:val="002F2B89"/>
    <w:rsid w:val="002F5A33"/>
    <w:rsid w:val="002F7CF8"/>
    <w:rsid w:val="003079BA"/>
    <w:rsid w:val="00307C69"/>
    <w:rsid w:val="0031497B"/>
    <w:rsid w:val="003251F0"/>
    <w:rsid w:val="00327D1B"/>
    <w:rsid w:val="00330613"/>
    <w:rsid w:val="00340DEA"/>
    <w:rsid w:val="00342171"/>
    <w:rsid w:val="00345CF1"/>
    <w:rsid w:val="003470D2"/>
    <w:rsid w:val="003474A2"/>
    <w:rsid w:val="0035542E"/>
    <w:rsid w:val="00355B60"/>
    <w:rsid w:val="00361FAE"/>
    <w:rsid w:val="00366257"/>
    <w:rsid w:val="00381EE3"/>
    <w:rsid w:val="00385B4A"/>
    <w:rsid w:val="003A39F8"/>
    <w:rsid w:val="003A5530"/>
    <w:rsid w:val="003C3DBE"/>
    <w:rsid w:val="003D3EC7"/>
    <w:rsid w:val="003E0055"/>
    <w:rsid w:val="003E4F8D"/>
    <w:rsid w:val="003E7FEE"/>
    <w:rsid w:val="003F216A"/>
    <w:rsid w:val="0040538D"/>
    <w:rsid w:val="00407B3C"/>
    <w:rsid w:val="00410E21"/>
    <w:rsid w:val="004143FE"/>
    <w:rsid w:val="00417EDF"/>
    <w:rsid w:val="00424953"/>
    <w:rsid w:val="00425E22"/>
    <w:rsid w:val="004376F9"/>
    <w:rsid w:val="004446E6"/>
    <w:rsid w:val="004451F8"/>
    <w:rsid w:val="00446888"/>
    <w:rsid w:val="0045623D"/>
    <w:rsid w:val="0045638C"/>
    <w:rsid w:val="00457FD1"/>
    <w:rsid w:val="004621C0"/>
    <w:rsid w:val="004644FF"/>
    <w:rsid w:val="00471789"/>
    <w:rsid w:val="004722C1"/>
    <w:rsid w:val="004735E1"/>
    <w:rsid w:val="00473D52"/>
    <w:rsid w:val="00485BCC"/>
    <w:rsid w:val="00491532"/>
    <w:rsid w:val="00494085"/>
    <w:rsid w:val="00496A91"/>
    <w:rsid w:val="004A03EE"/>
    <w:rsid w:val="004A2489"/>
    <w:rsid w:val="004A3291"/>
    <w:rsid w:val="004A679E"/>
    <w:rsid w:val="004B2E67"/>
    <w:rsid w:val="004B348C"/>
    <w:rsid w:val="004B375A"/>
    <w:rsid w:val="004C2F31"/>
    <w:rsid w:val="004C6599"/>
    <w:rsid w:val="004C7180"/>
    <w:rsid w:val="004D02A5"/>
    <w:rsid w:val="004D5EDE"/>
    <w:rsid w:val="004D6660"/>
    <w:rsid w:val="004D705A"/>
    <w:rsid w:val="004E10C7"/>
    <w:rsid w:val="004E1359"/>
    <w:rsid w:val="004E52D1"/>
    <w:rsid w:val="004E53BA"/>
    <w:rsid w:val="004E7EBF"/>
    <w:rsid w:val="004F27F0"/>
    <w:rsid w:val="004F2BEE"/>
    <w:rsid w:val="0051100F"/>
    <w:rsid w:val="005114F3"/>
    <w:rsid w:val="005135CD"/>
    <w:rsid w:val="00513CA5"/>
    <w:rsid w:val="005170BB"/>
    <w:rsid w:val="0053700D"/>
    <w:rsid w:val="00543FE2"/>
    <w:rsid w:val="00545D4C"/>
    <w:rsid w:val="00547FE3"/>
    <w:rsid w:val="005532DE"/>
    <w:rsid w:val="00560348"/>
    <w:rsid w:val="0056641A"/>
    <w:rsid w:val="00566D26"/>
    <w:rsid w:val="00585804"/>
    <w:rsid w:val="0059233C"/>
    <w:rsid w:val="00594341"/>
    <w:rsid w:val="00597C2B"/>
    <w:rsid w:val="005A34B5"/>
    <w:rsid w:val="005A7EC1"/>
    <w:rsid w:val="005B4436"/>
    <w:rsid w:val="005B631B"/>
    <w:rsid w:val="005D2D31"/>
    <w:rsid w:val="005D5440"/>
    <w:rsid w:val="005E6C51"/>
    <w:rsid w:val="005F3477"/>
    <w:rsid w:val="005F674F"/>
    <w:rsid w:val="006020B2"/>
    <w:rsid w:val="006104D2"/>
    <w:rsid w:val="0061288F"/>
    <w:rsid w:val="00616333"/>
    <w:rsid w:val="00620C2C"/>
    <w:rsid w:val="006233BE"/>
    <w:rsid w:val="006336F1"/>
    <w:rsid w:val="0063417D"/>
    <w:rsid w:val="00634861"/>
    <w:rsid w:val="00634B58"/>
    <w:rsid w:val="00634D87"/>
    <w:rsid w:val="006378B4"/>
    <w:rsid w:val="00643255"/>
    <w:rsid w:val="00650A7B"/>
    <w:rsid w:val="006513EB"/>
    <w:rsid w:val="00654C1A"/>
    <w:rsid w:val="00655852"/>
    <w:rsid w:val="00660717"/>
    <w:rsid w:val="00665832"/>
    <w:rsid w:val="00665E5B"/>
    <w:rsid w:val="00671601"/>
    <w:rsid w:val="00674318"/>
    <w:rsid w:val="0068342A"/>
    <w:rsid w:val="006951B2"/>
    <w:rsid w:val="0069733E"/>
    <w:rsid w:val="006A0E51"/>
    <w:rsid w:val="006A281D"/>
    <w:rsid w:val="006A5456"/>
    <w:rsid w:val="006B4E40"/>
    <w:rsid w:val="006B5E3E"/>
    <w:rsid w:val="006B6703"/>
    <w:rsid w:val="006C4140"/>
    <w:rsid w:val="006C5BB4"/>
    <w:rsid w:val="006D1CE8"/>
    <w:rsid w:val="006D1DE6"/>
    <w:rsid w:val="006D4466"/>
    <w:rsid w:val="006F4CA1"/>
    <w:rsid w:val="006F6315"/>
    <w:rsid w:val="0071047F"/>
    <w:rsid w:val="00712842"/>
    <w:rsid w:val="00726F12"/>
    <w:rsid w:val="00735740"/>
    <w:rsid w:val="00735D62"/>
    <w:rsid w:val="00740D07"/>
    <w:rsid w:val="007411F5"/>
    <w:rsid w:val="00747FE0"/>
    <w:rsid w:val="00750CED"/>
    <w:rsid w:val="007572D8"/>
    <w:rsid w:val="00757817"/>
    <w:rsid w:val="00764F70"/>
    <w:rsid w:val="0077109C"/>
    <w:rsid w:val="00780C5D"/>
    <w:rsid w:val="00783BB1"/>
    <w:rsid w:val="0078690D"/>
    <w:rsid w:val="00787E98"/>
    <w:rsid w:val="00795F3C"/>
    <w:rsid w:val="007A7726"/>
    <w:rsid w:val="007C0B4C"/>
    <w:rsid w:val="007C3B6A"/>
    <w:rsid w:val="007C5110"/>
    <w:rsid w:val="007D2BBF"/>
    <w:rsid w:val="007D2FF2"/>
    <w:rsid w:val="007D6727"/>
    <w:rsid w:val="007E72CE"/>
    <w:rsid w:val="007F06F7"/>
    <w:rsid w:val="007F431F"/>
    <w:rsid w:val="00802CBE"/>
    <w:rsid w:val="00803FD1"/>
    <w:rsid w:val="0080760D"/>
    <w:rsid w:val="0081602E"/>
    <w:rsid w:val="0081773D"/>
    <w:rsid w:val="0081780E"/>
    <w:rsid w:val="00820566"/>
    <w:rsid w:val="00823BC4"/>
    <w:rsid w:val="0082699B"/>
    <w:rsid w:val="00826A8B"/>
    <w:rsid w:val="00830371"/>
    <w:rsid w:val="00841888"/>
    <w:rsid w:val="00853CCC"/>
    <w:rsid w:val="00854535"/>
    <w:rsid w:val="00855259"/>
    <w:rsid w:val="008569D6"/>
    <w:rsid w:val="00861CC8"/>
    <w:rsid w:val="00864105"/>
    <w:rsid w:val="00875241"/>
    <w:rsid w:val="00875548"/>
    <w:rsid w:val="00875D06"/>
    <w:rsid w:val="00890984"/>
    <w:rsid w:val="00894525"/>
    <w:rsid w:val="008A04D6"/>
    <w:rsid w:val="008A728B"/>
    <w:rsid w:val="008B31F9"/>
    <w:rsid w:val="008B3DF2"/>
    <w:rsid w:val="008B66D8"/>
    <w:rsid w:val="008C1D63"/>
    <w:rsid w:val="008D27EB"/>
    <w:rsid w:val="008D29D6"/>
    <w:rsid w:val="008E20E0"/>
    <w:rsid w:val="008E66A1"/>
    <w:rsid w:val="008E7CED"/>
    <w:rsid w:val="008F6BE0"/>
    <w:rsid w:val="00902B17"/>
    <w:rsid w:val="00905783"/>
    <w:rsid w:val="009076CE"/>
    <w:rsid w:val="00915598"/>
    <w:rsid w:val="0092243F"/>
    <w:rsid w:val="0092320E"/>
    <w:rsid w:val="00924818"/>
    <w:rsid w:val="0092645D"/>
    <w:rsid w:val="00932AE5"/>
    <w:rsid w:val="00934BDA"/>
    <w:rsid w:val="00940D97"/>
    <w:rsid w:val="00943A38"/>
    <w:rsid w:val="0094607A"/>
    <w:rsid w:val="00950234"/>
    <w:rsid w:val="00952832"/>
    <w:rsid w:val="00952965"/>
    <w:rsid w:val="00953FE7"/>
    <w:rsid w:val="00965C25"/>
    <w:rsid w:val="00967B9A"/>
    <w:rsid w:val="00970640"/>
    <w:rsid w:val="009834CB"/>
    <w:rsid w:val="009907C7"/>
    <w:rsid w:val="00990AA4"/>
    <w:rsid w:val="00993A31"/>
    <w:rsid w:val="009953AB"/>
    <w:rsid w:val="009A19CB"/>
    <w:rsid w:val="009A48EC"/>
    <w:rsid w:val="009B0245"/>
    <w:rsid w:val="009C04BD"/>
    <w:rsid w:val="009D3F5B"/>
    <w:rsid w:val="009D4C6C"/>
    <w:rsid w:val="009D5025"/>
    <w:rsid w:val="009D5CEE"/>
    <w:rsid w:val="009F1EC1"/>
    <w:rsid w:val="009F2BCF"/>
    <w:rsid w:val="009F6D8D"/>
    <w:rsid w:val="00A00451"/>
    <w:rsid w:val="00A12E06"/>
    <w:rsid w:val="00A154AA"/>
    <w:rsid w:val="00A16E06"/>
    <w:rsid w:val="00A20BA5"/>
    <w:rsid w:val="00A225BF"/>
    <w:rsid w:val="00A22D54"/>
    <w:rsid w:val="00A26595"/>
    <w:rsid w:val="00A3395F"/>
    <w:rsid w:val="00A351C1"/>
    <w:rsid w:val="00A35398"/>
    <w:rsid w:val="00A4363D"/>
    <w:rsid w:val="00A46E15"/>
    <w:rsid w:val="00A6234A"/>
    <w:rsid w:val="00A67836"/>
    <w:rsid w:val="00A678C8"/>
    <w:rsid w:val="00A7541B"/>
    <w:rsid w:val="00A760F8"/>
    <w:rsid w:val="00A77F86"/>
    <w:rsid w:val="00A81BF8"/>
    <w:rsid w:val="00A82A01"/>
    <w:rsid w:val="00A9021B"/>
    <w:rsid w:val="00A92607"/>
    <w:rsid w:val="00A94F7C"/>
    <w:rsid w:val="00AA644E"/>
    <w:rsid w:val="00AB3DC4"/>
    <w:rsid w:val="00AC32A3"/>
    <w:rsid w:val="00AD0ABA"/>
    <w:rsid w:val="00AD3F74"/>
    <w:rsid w:val="00AD6209"/>
    <w:rsid w:val="00AE04F9"/>
    <w:rsid w:val="00AE23AA"/>
    <w:rsid w:val="00AE317A"/>
    <w:rsid w:val="00AE3DCD"/>
    <w:rsid w:val="00AF15A6"/>
    <w:rsid w:val="00AF1F63"/>
    <w:rsid w:val="00B03AF2"/>
    <w:rsid w:val="00B13F05"/>
    <w:rsid w:val="00B22AB2"/>
    <w:rsid w:val="00B2437F"/>
    <w:rsid w:val="00B261C4"/>
    <w:rsid w:val="00B26A02"/>
    <w:rsid w:val="00B33C2B"/>
    <w:rsid w:val="00B50E5C"/>
    <w:rsid w:val="00B5395A"/>
    <w:rsid w:val="00B5498F"/>
    <w:rsid w:val="00B56245"/>
    <w:rsid w:val="00B60E92"/>
    <w:rsid w:val="00B65EB2"/>
    <w:rsid w:val="00B81D8B"/>
    <w:rsid w:val="00B81FA8"/>
    <w:rsid w:val="00B84FE8"/>
    <w:rsid w:val="00B85F49"/>
    <w:rsid w:val="00BA588A"/>
    <w:rsid w:val="00BA724D"/>
    <w:rsid w:val="00BA7F3D"/>
    <w:rsid w:val="00BB0F2D"/>
    <w:rsid w:val="00BB10FE"/>
    <w:rsid w:val="00BB43C8"/>
    <w:rsid w:val="00BC1E62"/>
    <w:rsid w:val="00BC5DF4"/>
    <w:rsid w:val="00BD657F"/>
    <w:rsid w:val="00BD747F"/>
    <w:rsid w:val="00BE0218"/>
    <w:rsid w:val="00BE18DD"/>
    <w:rsid w:val="00BF2DBC"/>
    <w:rsid w:val="00BF66E4"/>
    <w:rsid w:val="00C00B13"/>
    <w:rsid w:val="00C04481"/>
    <w:rsid w:val="00C04876"/>
    <w:rsid w:val="00C133C0"/>
    <w:rsid w:val="00C14B92"/>
    <w:rsid w:val="00C15598"/>
    <w:rsid w:val="00C17C2B"/>
    <w:rsid w:val="00C27F5A"/>
    <w:rsid w:val="00C3025E"/>
    <w:rsid w:val="00C36D65"/>
    <w:rsid w:val="00C40040"/>
    <w:rsid w:val="00C42FFC"/>
    <w:rsid w:val="00C454DE"/>
    <w:rsid w:val="00C47B8F"/>
    <w:rsid w:val="00C52351"/>
    <w:rsid w:val="00C52648"/>
    <w:rsid w:val="00C5477B"/>
    <w:rsid w:val="00C562DF"/>
    <w:rsid w:val="00C706B8"/>
    <w:rsid w:val="00C7639B"/>
    <w:rsid w:val="00C80AE8"/>
    <w:rsid w:val="00C81558"/>
    <w:rsid w:val="00C82E47"/>
    <w:rsid w:val="00C83BF5"/>
    <w:rsid w:val="00C9452E"/>
    <w:rsid w:val="00C94F4B"/>
    <w:rsid w:val="00C9637C"/>
    <w:rsid w:val="00CA05D7"/>
    <w:rsid w:val="00CA3DFC"/>
    <w:rsid w:val="00CA4BFB"/>
    <w:rsid w:val="00CA739E"/>
    <w:rsid w:val="00CA7976"/>
    <w:rsid w:val="00CB0D44"/>
    <w:rsid w:val="00CB33D1"/>
    <w:rsid w:val="00CC0C2C"/>
    <w:rsid w:val="00CC7395"/>
    <w:rsid w:val="00CD24A5"/>
    <w:rsid w:val="00CD2D5C"/>
    <w:rsid w:val="00CD7A70"/>
    <w:rsid w:val="00CD7CE0"/>
    <w:rsid w:val="00CE2B23"/>
    <w:rsid w:val="00CE2E9C"/>
    <w:rsid w:val="00CE46DB"/>
    <w:rsid w:val="00CE5B38"/>
    <w:rsid w:val="00CF24CC"/>
    <w:rsid w:val="00D010B8"/>
    <w:rsid w:val="00D02CF6"/>
    <w:rsid w:val="00D06AD8"/>
    <w:rsid w:val="00D14A9D"/>
    <w:rsid w:val="00D15900"/>
    <w:rsid w:val="00D20182"/>
    <w:rsid w:val="00D22A74"/>
    <w:rsid w:val="00D26396"/>
    <w:rsid w:val="00D31283"/>
    <w:rsid w:val="00D50B4C"/>
    <w:rsid w:val="00D52752"/>
    <w:rsid w:val="00D52FB6"/>
    <w:rsid w:val="00D550F4"/>
    <w:rsid w:val="00D661FF"/>
    <w:rsid w:val="00D7134A"/>
    <w:rsid w:val="00D85958"/>
    <w:rsid w:val="00D911AE"/>
    <w:rsid w:val="00D95634"/>
    <w:rsid w:val="00D96018"/>
    <w:rsid w:val="00DB3297"/>
    <w:rsid w:val="00DB35CC"/>
    <w:rsid w:val="00DB3E62"/>
    <w:rsid w:val="00DB404F"/>
    <w:rsid w:val="00DD0A02"/>
    <w:rsid w:val="00DE0F88"/>
    <w:rsid w:val="00DF1B24"/>
    <w:rsid w:val="00DF3B54"/>
    <w:rsid w:val="00DF4DEA"/>
    <w:rsid w:val="00DF727C"/>
    <w:rsid w:val="00E0271F"/>
    <w:rsid w:val="00E02DD4"/>
    <w:rsid w:val="00E03C38"/>
    <w:rsid w:val="00E10183"/>
    <w:rsid w:val="00E1364F"/>
    <w:rsid w:val="00E17485"/>
    <w:rsid w:val="00E203E8"/>
    <w:rsid w:val="00E4130A"/>
    <w:rsid w:val="00E41FEA"/>
    <w:rsid w:val="00E43180"/>
    <w:rsid w:val="00E50F3C"/>
    <w:rsid w:val="00E57FFD"/>
    <w:rsid w:val="00E60840"/>
    <w:rsid w:val="00E6293E"/>
    <w:rsid w:val="00E65AB3"/>
    <w:rsid w:val="00E66D85"/>
    <w:rsid w:val="00E70B3C"/>
    <w:rsid w:val="00E72942"/>
    <w:rsid w:val="00E77DEA"/>
    <w:rsid w:val="00E80813"/>
    <w:rsid w:val="00E80F18"/>
    <w:rsid w:val="00E920C0"/>
    <w:rsid w:val="00E92346"/>
    <w:rsid w:val="00EA0D11"/>
    <w:rsid w:val="00EA36FB"/>
    <w:rsid w:val="00EA5DC0"/>
    <w:rsid w:val="00EA7499"/>
    <w:rsid w:val="00EB1144"/>
    <w:rsid w:val="00EB2B10"/>
    <w:rsid w:val="00EB2D20"/>
    <w:rsid w:val="00EB38AE"/>
    <w:rsid w:val="00EB6714"/>
    <w:rsid w:val="00EB7A3B"/>
    <w:rsid w:val="00EC4840"/>
    <w:rsid w:val="00EC6467"/>
    <w:rsid w:val="00EC6A0F"/>
    <w:rsid w:val="00ED236D"/>
    <w:rsid w:val="00EE077A"/>
    <w:rsid w:val="00EE0D63"/>
    <w:rsid w:val="00EE7171"/>
    <w:rsid w:val="00EF3234"/>
    <w:rsid w:val="00EF45E6"/>
    <w:rsid w:val="00F05298"/>
    <w:rsid w:val="00F05766"/>
    <w:rsid w:val="00F111C8"/>
    <w:rsid w:val="00F16836"/>
    <w:rsid w:val="00F33A31"/>
    <w:rsid w:val="00F34808"/>
    <w:rsid w:val="00F379C8"/>
    <w:rsid w:val="00F46963"/>
    <w:rsid w:val="00F472B3"/>
    <w:rsid w:val="00F54232"/>
    <w:rsid w:val="00F55FA5"/>
    <w:rsid w:val="00F577FA"/>
    <w:rsid w:val="00F6712E"/>
    <w:rsid w:val="00F67D6F"/>
    <w:rsid w:val="00F70346"/>
    <w:rsid w:val="00F71D7D"/>
    <w:rsid w:val="00F73F34"/>
    <w:rsid w:val="00F74DFF"/>
    <w:rsid w:val="00F767D0"/>
    <w:rsid w:val="00F76825"/>
    <w:rsid w:val="00F777F4"/>
    <w:rsid w:val="00F862EE"/>
    <w:rsid w:val="00F90853"/>
    <w:rsid w:val="00F929D6"/>
    <w:rsid w:val="00F92ED3"/>
    <w:rsid w:val="00FA192D"/>
    <w:rsid w:val="00FB4489"/>
    <w:rsid w:val="00FB7B4A"/>
    <w:rsid w:val="00FD5572"/>
    <w:rsid w:val="00FE32C7"/>
    <w:rsid w:val="00FF2DBC"/>
    <w:rsid w:val="00FF3FAF"/>
    <w:rsid w:val="00FF60B8"/>
    <w:rsid w:val="00FF64A2"/>
  </w:rsids>
  <m:mathPr>
    <m:mathFont m:val="Cambria Math"/>
    <m:brkBin m:val="before"/>
    <m:brkBinSub m:val="--"/>
    <m:smallFrac m:val="off"/>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fr-CA" w:eastAsia="fr-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288F"/>
    <w:pPr>
      <w:spacing w:after="200" w:line="276" w:lineRule="auto"/>
    </w:pPr>
    <w:rPr>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261C4"/>
    <w:pPr>
      <w:tabs>
        <w:tab w:val="center" w:pos="4320"/>
        <w:tab w:val="right" w:pos="8640"/>
      </w:tabs>
    </w:pPr>
  </w:style>
  <w:style w:type="character" w:customStyle="1" w:styleId="En-tteCar">
    <w:name w:val="En-tête Car"/>
    <w:link w:val="En-tte"/>
    <w:uiPriority w:val="99"/>
    <w:rsid w:val="00B261C4"/>
    <w:rPr>
      <w:sz w:val="22"/>
      <w:szCs w:val="22"/>
      <w:lang w:eastAsia="en-US"/>
    </w:rPr>
  </w:style>
  <w:style w:type="paragraph" w:styleId="Pieddepage">
    <w:name w:val="footer"/>
    <w:basedOn w:val="Normal"/>
    <w:link w:val="PieddepageCar"/>
    <w:uiPriority w:val="99"/>
    <w:semiHidden/>
    <w:unhideWhenUsed/>
    <w:rsid w:val="00B261C4"/>
    <w:pPr>
      <w:tabs>
        <w:tab w:val="center" w:pos="4320"/>
        <w:tab w:val="right" w:pos="8640"/>
      </w:tabs>
    </w:pPr>
  </w:style>
  <w:style w:type="character" w:customStyle="1" w:styleId="PieddepageCar">
    <w:name w:val="Pied de page Car"/>
    <w:link w:val="Pieddepage"/>
    <w:uiPriority w:val="99"/>
    <w:semiHidden/>
    <w:rsid w:val="00B261C4"/>
    <w:rPr>
      <w:sz w:val="22"/>
      <w:szCs w:val="22"/>
      <w:lang w:eastAsia="en-US"/>
    </w:rPr>
  </w:style>
  <w:style w:type="table" w:styleId="Grilledutableau">
    <w:name w:val="Table Grid"/>
    <w:basedOn w:val="TableauNormal"/>
    <w:uiPriority w:val="59"/>
    <w:rsid w:val="0040538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uiPriority w:val="99"/>
    <w:unhideWhenUsed/>
    <w:rsid w:val="000650A2"/>
    <w:rPr>
      <w:color w:val="0000FF"/>
      <w:u w:val="single"/>
    </w:rPr>
  </w:style>
  <w:style w:type="character" w:styleId="Marquedecommentaire">
    <w:name w:val="annotation reference"/>
    <w:uiPriority w:val="99"/>
    <w:semiHidden/>
    <w:unhideWhenUsed/>
    <w:rsid w:val="00C04876"/>
    <w:rPr>
      <w:sz w:val="16"/>
      <w:szCs w:val="16"/>
    </w:rPr>
  </w:style>
  <w:style w:type="paragraph" w:styleId="Commentaire">
    <w:name w:val="annotation text"/>
    <w:basedOn w:val="Normal"/>
    <w:link w:val="CommentaireCar"/>
    <w:uiPriority w:val="99"/>
    <w:semiHidden/>
    <w:unhideWhenUsed/>
    <w:rsid w:val="00C04876"/>
    <w:rPr>
      <w:sz w:val="20"/>
      <w:szCs w:val="20"/>
    </w:rPr>
  </w:style>
  <w:style w:type="character" w:customStyle="1" w:styleId="CommentaireCar">
    <w:name w:val="Commentaire Car"/>
    <w:link w:val="Commentaire"/>
    <w:uiPriority w:val="99"/>
    <w:semiHidden/>
    <w:rsid w:val="00C04876"/>
    <w:rPr>
      <w:lang w:eastAsia="en-US"/>
    </w:rPr>
  </w:style>
  <w:style w:type="paragraph" w:styleId="Objetducommentaire">
    <w:name w:val="annotation subject"/>
    <w:basedOn w:val="Commentaire"/>
    <w:next w:val="Commentaire"/>
    <w:link w:val="ObjetducommentaireCar"/>
    <w:uiPriority w:val="99"/>
    <w:semiHidden/>
    <w:unhideWhenUsed/>
    <w:rsid w:val="00C04876"/>
    <w:rPr>
      <w:b/>
      <w:bCs/>
    </w:rPr>
  </w:style>
  <w:style w:type="character" w:customStyle="1" w:styleId="ObjetducommentaireCar">
    <w:name w:val="Objet du commentaire Car"/>
    <w:link w:val="Objetducommentaire"/>
    <w:uiPriority w:val="99"/>
    <w:semiHidden/>
    <w:rsid w:val="00C04876"/>
    <w:rPr>
      <w:b/>
      <w:bCs/>
      <w:lang w:eastAsia="en-US"/>
    </w:rPr>
  </w:style>
  <w:style w:type="paragraph" w:styleId="Textedebulles">
    <w:name w:val="Balloon Text"/>
    <w:basedOn w:val="Normal"/>
    <w:link w:val="TextedebullesCar"/>
    <w:uiPriority w:val="99"/>
    <w:semiHidden/>
    <w:unhideWhenUsed/>
    <w:rsid w:val="00C04876"/>
    <w:pPr>
      <w:spacing w:after="0" w:line="240" w:lineRule="auto"/>
    </w:pPr>
    <w:rPr>
      <w:rFonts w:ascii="Tahoma" w:hAnsi="Tahoma"/>
      <w:sz w:val="16"/>
      <w:szCs w:val="16"/>
    </w:rPr>
  </w:style>
  <w:style w:type="character" w:customStyle="1" w:styleId="TextedebullesCar">
    <w:name w:val="Texte de bulles Car"/>
    <w:link w:val="Textedebulles"/>
    <w:uiPriority w:val="99"/>
    <w:semiHidden/>
    <w:rsid w:val="00C04876"/>
    <w:rPr>
      <w:rFonts w:ascii="Tahoma" w:hAnsi="Tahoma" w:cs="Tahoma"/>
      <w:sz w:val="16"/>
      <w:szCs w:val="16"/>
      <w:lang w:eastAsia="en-US"/>
    </w:rPr>
  </w:style>
  <w:style w:type="character" w:customStyle="1" w:styleId="st">
    <w:name w:val="st"/>
    <w:basedOn w:val="Policepardfaut"/>
    <w:rsid w:val="00A0045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27</Pages>
  <Words>8041</Words>
  <Characters>44227</Characters>
  <Application>Microsoft Office Word</Application>
  <DocSecurity>0</DocSecurity>
  <Lines>368</Lines>
  <Paragraphs>104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Audiovisuel-UQAM</Company>
  <LinksUpToDate>false</LinksUpToDate>
  <CharactersWithSpaces>52164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Christin_M</dc:creator>
  <cp:lastModifiedBy>christin_m</cp:lastModifiedBy>
  <cp:revision>5</cp:revision>
  <dcterms:created xsi:type="dcterms:W3CDTF">2013-10-09T16:50:00Z</dcterms:created>
  <dcterms:modified xsi:type="dcterms:W3CDTF">2013-10-23T15:29:00Z</dcterms:modified>
</cp:coreProperties>
</file>